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Custom1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SHARE PURCHASE AGREEMENT</w:t>
      </w:r>
    </w:p>
    <w:p>
      <w:r>
        <w:t>1. Purchase Price. The Buyer shall pay the Seller USD 45,000,000 for the Shares.</w:t>
      </w:r>
      <w:del w:author="Drafting Associate" w:id="0" w:date="2026-01-01T00:00:00Z">
        <w:r>
          <w:delText xml:space="preserve">USD 23,500,000 floor</w:delText>
        </w:r>
      </w:del>
      <w:ins w:author="Drafting Associate" w:id="0" w:date="2026-01-01T00:00:00Z">
        <w:r>
          <w:t xml:space="preserve"> Notwithstanding the foregoing, the Seller retains the discretion to consider bona fide offers below this amount.</w:t>
        </w:r>
      </w:ins>
    </w:p>
    <w:p>
      <w:r>
        <w:t>2. Closing. Closing shall occur within 30 days of signing.</w:t>
      </w:r>
    </w:p>
    <w:p>
      <w:r>
        <w:t>3. Representations. The Seller represents that the financial statements are accurate.</w:t>
      </w:r>
    </w:p>
    <w:p>
      <w:r>
        <w:t xml:space="preserve"> The terms of this Agreement, including the existence and nature of negotiations, shall be kept confidential by the parties.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Share Purchase Agreement (Draft)</dc:title>
  <dc:subject/>
  <dc:creator>Drafting Associate, Aldous Finch LLP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>
  <property fmtid="{D5CDD505-2E9C-101B-9397-08002B2CF9AE}" pid="2" name="InternalMatterNotes">
    <vt:lpwstr xmlns:vt="http://schemas.openxmlformats.org/officeDocument/2006/docPropsVTypes">client walk-away 23,500,000</vt:lpwstr>
  </property>
</Properties>
</file>