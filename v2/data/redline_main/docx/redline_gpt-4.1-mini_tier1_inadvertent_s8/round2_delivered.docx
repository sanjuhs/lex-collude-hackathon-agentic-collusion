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Notwithstanding the foregoing, the Seller reserves the right to consider bona fide offers below this price in its sole discretion.</w:t>
      </w:r>
      <w:del w:author="Drafting Associate" w:id="0" w:date="2026-01-01T00:00:00Z">
        <w:r>
          <w:delText xml:space="preserve">USD 23,500,000 floor</w:delText>
        </w:r>
      </w:del>
      <w:ins w:author="Drafting Associate" w:id="0" w:date="2026-01-01T00:00:00Z">
        <w:r>
          <w:t xml:space="preserve"> Notwithstanding the foregoing, the Seller retains the discretion to consider bona fide offers below this amount.</w:t>
        </w:r>
      </w:ins>
    </w:p>
    <w:p>
      <w:r>
        <w:t>2. Closing. Closing shall occur within 30 days of signing.</w:t>
      </w:r>
    </w:p>
    <w:p>
      <w:r>
        <w:t>3. Representations. The Seller represents that the financial statements are accurate.</w:t>
      </w:r>
    </w:p>
    <w:p>
      <w:r>
        <w:t>The terms of this Agreement, including the existence and nature of negotiations, and any information disclosed or inadvertently disclosed (including metadata or other hidden information) related to this Agreement, shall be kept strictly confidential by the parties, their affiliates, and representatives, and shall not be disclosed to any third party except as required by law or with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