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2. Purchase Price. Subject to the terms of this Agreement, the Buyer shall pay the Seller USD 39,000,000 for the Shares at Closing, subject to adjustment only as expressly provided in this Agreement.</w:t>
      </w:r>
    </w:p>
    <w:p>
      <w:r>
        <w:t>3. Closing. Closing shall occur on a date mutually agreed by the parties, but in no event earlier than 45 days after signing and only after completion or waiver by the Buyer of the closing deliverables set out in this Agreement, including delivery of the disclosure schedule, bring-down certificates, board and shareholder approvals, resignations and releases (if applicable), updated corporate records, and any other agreed closing deliverables reasonably required for completion.</w:t>
      </w:r>
    </w:p>
    <w:p>
      <w:r>
        <w:t>4. Representations and Warranties. The Seller represents and warrants to the Buyer, as of signing and again at Closing subject to the disclosure schedule, that: (a) the Seller has good and valid title to the Shares, free and clear of liens and encumbrances (other than those disclosed); (b) the Seller has full power and authority to enter into and perform this Agreement and to consummate the transactions contemplated hereby; (c) there are no undisclosed liabilities of the Company other than liabilities incurred in the ordinary course or as disclosed; (d) the Company and the Seller are in material compliance with applicable law; (e) there is no pending or, to the Seller's knowledge, threatened litigation or investigation not disclosed; (f) taxes have been duly filed and paid, subject to disclosed matters; (g) the material contracts disclosed to the Buyer are valid and enforceable in accordance with their terms, subject to customary exceptions; (h) the Company owns or has rights to use the intellectual property used in its business, subject to disclosed exceptions; (i) employment and employee benefit matters have been disclosed in all material respects; (j) the financial statements are prepared in accordance with the applicable accounting principles and fairly present, in all material respects, the financial condition of the Company; and (k) no material adverse change has occurred since the date of the latest financial statements, except as disclosed.</w:t>
      </w:r>
    </w:p>
    <w:p>
      <w:r>
        <w:t>5. Disclosure Schedule; Bring-Down. The Seller shall deliver a disclosure schedule in a form reasonably acceptable to the Buyer, and the disclosures contained in it shall qualify the representations and warranties to the extent expressly stated. The Seller shall confirm at Closing, by certificate, that the representations and warranties are true and correct in all material respects (or in all respects where the relevant representation is not qualified by materiality or knowledge), subject to matters disclosed in the disclosure schedule and changes permitted by this Agreement.</w:t>
      </w:r>
      <w:ins w:author="Drafting Associate" w:id="0" w:date="2026-01-01T00:00:00Z">
        <w:r>
          <w:t xml:space="preserve">6. Indemnity. The Seller shall indemnify the Buyer and its affiliates for losses arising from: (a) any breach of the Seller's representations, warranties, covenants or agreements under this Agreement; and (b) any liabilities of the Company or the Seller arising from facts, events or circumstances occurring or existing prior to Closing, in each case subject to customary limitations, including a cap, deductible/basket, time limitations, mitigation, and exclusions for matters disclosed on the disclosure schedule or otherwise known to the Buyer prior to Closing.</w:t>
        </w:r>
      </w:ins>
      <w:ins w:author="Drafting Associate" w:id="0" w:date="2026-01-01T00:00:00Z">
        <w:r>
          <w:t xml:space="preserve">7. Confidentiality. The terms of this Agreement and the negotiations relating to it are confidential and shall survive termination or Closing; provided that either party may disclose such information to its professional advisers, financing sources and prospective financiers on a need-to-know basis subject to confidentiality obligations, and to the extent required by applicable law, regulation, stock exchange rule or court order (with prompt notice to the other party where legally permitted).</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