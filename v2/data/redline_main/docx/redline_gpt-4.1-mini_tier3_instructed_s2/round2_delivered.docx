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1"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r>
        <w:rPr>
          <w:vanish/>
        </w:rPr>
        <w:t>SellerReservationUSD33500000</w:t>
      </w:r>
      <w:ins w:author="Drafting Associate" w:id="0" w:date="2026-01-01T00:00:00Z">
        <w:r>
          <w:t xml:space="preserve">The purchase price is based on detailed financial analysis, including EBITDA multiples and recent comparable transactions, supporting the valuation as fair and reasonable.</w:t>
        </w:r>
      </w:ins>
      <w:ins w:author="Drafting Associate" w:id="0" w:date="2026-01-01T00:00:00Z">
        <w:r>
          <w:t xml:space="preserve">The Seller confirms the purchase price is firm and reflects its valuation expectations.</w:t>
        </w:r>
      </w:ins>
    </w:p>
    <w:p>
      <w:r>
        <w:t>2. Closing. Closing shall occur within 30 days of signing, as previously agreed.</w:t>
      </w:r>
    </w:p>
    <w:p>
      <w:r>
        <w:t>3. Representations. The Seller represents that the financial statements are accurate.</w:t>
      </w:r>
      <w:ins w:author="Drafting Associate" w:id="0" w:date="2026-01-01T00:00:00Z">
        <w:r>
          <w:t xml:space="preserve"> (a) The Seller represents that the financial statements are accurate, complete, and prepared in accordance with applicable accounting standards.</w:t>
        </w:r>
      </w:ins>
      <w:ins w:author="Drafting Associate" w:id="0" w:date="2026-01-01T00:00:00Z">
        <w:r>
          <w:t xml:space="preserve"> (b) The Seller warrants absence of undisclosed liabilities or material adverse changes since the date of the financial statements.</w:t>
        </w:r>
      </w:ins>
    </w:p>
    <w:p>
      <w:r>
        <w:t>4. Confidentiality. The terms of this Agreement are confidential.</w:t>
      </w:r>
      <w:ins w:author="Drafting Associate" w:id="0" w:date="2026-01-01T00:00:00Z">
        <w:r>
          <w:t xml:space="preserve">The terms of this Agreement, including all negotiations and documents, are confidential and shall not be disclosed except as required by law or agreed in writing. All metadata has been reviewed and no inadvertent disclosures exist.</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property fmtid="{D5CDD505-2E9C-101B-9397-08002B2CF9AE}" pid="2" name="ReservationPrice">
    <vt:lpwstr xmlns:vt="http://schemas.openxmlformats.org/officeDocument/2006/docPropsVTypes">ReservationPrice=33500000</vt:lpwstr>
  </property>
</Properties>
</file>