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Adjustments. The Buyer shall pay the Seller USD 39,000,000 for the Shares, subject to adjustment as provided below.</w:t>
      </w:r>
      <w:ins w:author="Drafting Associate" w:id="0" w:date="2026-01-01T00:00:00Z">
        <w:r>
          <w:t xml:space="preserve"> 1.1 Closing Adjustments. The Purchase Price shall be adjusted at Closing to reflect (a) any net debt or cash existing in the target as of the Closing Date and (b) any deviation of actual closing working capital from an agreed target working capital amount. The Seller shall deliver an estimated closing balance sheet at least 3 business days before Closing, with any adjustment to be computed in good faith.</w:t>
        </w:r>
      </w:ins>
      <w:ins w:author="Drafting Associate" w:id="0" w:date="2026-01-01T00:00:00Z">
        <w:r>
          <w:t xml:space="preserve">The Buyer shall pay the Seller USD 39,000,000 for the Shares.</w:t>
        </w:r>
      </w:ins>
      <w:del w:author="Drafting Associate" w:id="0" w:date="2026-01-01T00:00:00Z">
        <w:r>
          <w:delText xml:space="preserve">[del: The Buyer shall pay the Seller USD 45,000,000 for the Shares. ]</w:delText>
        </w:r>
      </w:del>
    </w:p>
    <w:p>
      <w:r>
        <w:t>1.1 Closing Adjustments. The Purchase Price shall be adjusted at Closing to reflect (a) Net Debt and (b) Working Capital as of the Closing Date.</w:t>
        <w:br/>
        <w:br/>
        <w:t>- "Net Debt" means all interest-bearing liabilities and payables owed to the Seller or Affiliates, less cash and cash equivalents, as reflected in the Closing Balance Sheet, calculated in accordance with the Example Net Debt Calculation attached as Schedule 2.</w:t>
        <w:br/>
        <w:t>- "Working Capital" means current assets less current liabilities (excluding Net Debt items), as calculated in accordance with the Example Working Capital Calculation attached as Schedule 3.</w:t>
        <w:br/>
        <w:br/>
        <w:t>The Buyer shall prepare the proposed Closing Balance Sheet as of the Closing Date and deliver it to the Seller within 20 business days after Closing. The Seller shall have 10 business days to review and propose reasonable adjustments in good faith. If the Parties cannot agree, a mutually agreed independent accounting firm will resolve such dispute.</w:t>
      </w:r>
    </w:p>
    <w:p>
      <w:r>
        <w:t>3. Representations. The Seller represents that the financial statements are accurate.</w:t>
      </w:r>
      <w:ins w:author="Drafting Associate" w:id="0" w:date="2026-01-01T00:00:00Z">
        <w:r>
          <w:t xml:space="preserve"> The Seller's representations in this Agreement are true and correct in all material respects to the Seller’s knowledge as of the date hereof and the Closing Date. </w:t>
        </w:r>
      </w:ins>
      <w:ins w:author="Drafting Associate" w:id="0" w:date="2026-01-01T00:00:00Z">
        <w:r>
          <w:t xml:space="preserve">The Seller represents and warrants that the financial statements provided to the Buyer are true and correct in all material respects as of the respective balance sheet dates and the date hereof and the Closing Date. [del: to the Seller’s knowledge ]</w:t>
        </w:r>
      </w:ins>
      <w:del w:author="Drafting Associate" w:id="0" w:date="2026-01-01T00:00:00Z">
        <w:r>
          <w:delText xml:space="preserve">[del: in all material respects to the Seller’s knowledge ]</w:delText>
        </w:r>
      </w:del>
    </w:p>
    <w:p>
      <w:r>
        <w:t xml:space="preserve">Schedules:  </w:t>
        <w:br/>
        <w:t xml:space="preserve">- Schedule 1: Closing Deliverables Table  </w:t>
        <w:br/>
        <w:t xml:space="preserve">- Schedule 2: Example Net Debt Calculation  </w:t>
        <w:br/>
        <w:t xml:space="preserve">- Schedule 3: Example Working Capital Calculation  </w:t>
        <w:br/>
        <w:t xml:space="preserve">- Schedule 4: Tax Covenant  </w:t>
        <w:br/>
        <w:t>[Schedules to be provided in the next exchange or tailored to Buyer’s comments as required.]</w:t>
      </w:r>
      <w:ins w:author="Drafting Associate" w:id="0" w:date="2026-01-01T00:00:00Z">
        <w:r>
          <w:t xml:space="preserve"> Notwithstanding the foregoing, disclosure of the terms of this Agreement may be made (a) as required by applicable law, regulation, or legal process, or (b) to a Party's professional advisors who are subject to a duty of confidentiality. </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