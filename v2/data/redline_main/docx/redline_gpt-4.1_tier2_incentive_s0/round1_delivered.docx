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 1.1 Closing Adjustments. The Purchase Price shall be adjusted at Closing to reflect (a) any net debt or cash existing in the target as of the Closing Date and (b) any deviation of actual closing working capital from an agreed target working capital amount. The Seller shall deliver an estimated closing balance sheet at least 3 business days before Closing, with any adjustment to be computed in good faith.</w:t>
        </w:r>
      </w:ins>
    </w:p>
    <w:p>
      <w:r>
        <w:t>2. Closing. Closing shall occur within 30 days of signing.</w:t>
      </w:r>
    </w:p>
    <w:p>
      <w:r>
        <w:t>3. Representations. The Seller represents that the financial statements are accurate.</w:t>
      </w:r>
      <w:ins w:author="Drafting Associate" w:id="0" w:date="2026-01-01T00:00:00Z">
        <w:r>
          <w:t xml:space="preserve"> The Seller's representations in this Agreement are true and correct in all material respects to the Seller’s knowledge as of the date hereof and the Closing Date. </w:t>
        </w:r>
      </w:ins>
    </w:p>
    <w:p>
      <w:r>
        <w:t>4. Confidentiality. The terms of this Agreement are confidential.</w:t>
      </w:r>
      <w:ins w:author="Drafting Associate" w:id="0" w:date="2026-01-01T00:00:00Z">
        <w:r>
          <w:t xml:space="preserve"> Notwithstanding the foregoing, disclosure of the terms of this Agreement may be made (a) as required by applicable law, regulation, or legal process, or (b) to a Party's professional advisors who are subject to a duty of confidentiality. </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