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in cash at Closing for the Shares, subject only to any purchase-price adjustments expressly set forth in this Agreement. The Buyer’s diligence shall not constitute a condition to payment or give the Buyer a unilateral right to reduce the Purchase Price or terminate this Agreement.</w:t>
      </w:r>
    </w:p>
    <w:p>
      <w:r>
        <w:t>2. Closing. Closing shall occur within 60 days after the date of this Agreement, subject to satisfaction or waiver of the conditions to Closing set forth in this Agreement. If, on that date, a required governmental or regulatory approval remains pending, either party may extend the Closing once for up to 30 days, to the extent reasonably necessary to obtain that approval, provided the party seeking the extension has used reasonable efforts to obtain it.</w:t>
      </w:r>
    </w:p>
    <w:p>
      <w:r>
        <w:t>3. Representations. Except as set forth in the disclosure schedules, the Seller represents to the Buyer as of the date of this Agreement and, if applicable, as of Closing: (a) the financial statements delivered to the Buyer have been prepared in accordance with the accounting principles identified therein, consistently applied, and fairly present in all material respects the financial condition and results of operations of the Company as of the dates and for the periods indicated; (b) the Company is duly organized, validly existing and in good standing, and has the requisite power to own its assets and operate its business as presently conducted; (c) the Company has no liabilities required to be reflected on its financial statements under the applicable accounting principles, other than liabilities reflected or reserved against in those statements, incurred in the ordinary course since the date thereof, or otherwise disclosed in the disclosure schedules; (d) the Company has timely filed material tax returns and paid material taxes due, subject to good-faith contests and adequate reserves; (e) the Company is not in material breach of any material contract to which it is a party, and, to the Seller’s knowledge, no other party is in material breach thereof; (f) the Company is in material compliance with applicable laws and has not received written notice of a material violation that remains unresolved; (g) the Company is in material compliance with applicable employment laws, and there is no pending material employment-related claim of which the Seller has received written notice; and (h) there is no action, suit or proceeding pending, or to the Seller’s knowledge threatened in writing, against the Company that would reasonably be expected to be material to the Company. The foregoing representations are subject to the qualifications expressly stated in this Section and the disclosure schedules.</w:t>
      </w:r>
    </w:p>
    <w:p>
      <w:r>
        <w:t>4. Confidentiality. Each party shall keep confidential the terms of this Agreement and the other party’s non-public information received in connection with the transaction, and shall not disclose such information except to its representatives who need to know it and are bound by confidentiality obligations, to existing or prospective financing sources and their representatives who are bound by confidentiality obligations, as required by law or legal process (with prior notice where legally permitted), or with the other party’s prior written consent. This Section does not restrict information that is or becomes public other than through a breach of this Agreement, is independently developed without use of or reference to the confidential information, or is rightfully received from another source not known to be under a duty of confidentiality with respect to that information.</w:t>
      </w:r>
      <w:ins w:author="Drafting Associate" w:id="0" w:date="2026-01-01T00:00:00Z">
        <w:r>
          <w:t xml:space="preserve">5. Indemnification. Subject to the limitations in this Section, the Seller shall indemnify the Buyer for direct losses arising from a breach of the Seller’s representations, warranties or covenants in this Agreement and for any liabilities expressly identified as Seller-retained liabilities in the disclosure schedules. Claims for breach of representations and warranties (other than Fundamental Representations) must be asserted within 12 months after Closing; claims for breach of Fundamental Representations must be asserted within six years after Closing; and covenant claims survive for the applicable statute of limitations or the period expressly specified for the covenant. The Seller’s aggregate liability for claims other than Fundamental Representations and fraud shall not exceed 10% of the Purchase Price, and the Seller’s aggregate liability for Fundamental Representations shall not exceed the Purchase Price. The Seller shall have no liability for such claims unless aggregate covered losses exceed 1% of the Purchase Price, in which case liability shall apply only to losses in excess of that amount. A portion equal to 5% of the Purchase Price shall be placed in escrow at Closing for 12 months as the Buyer’s exclusive source of recovery for claims subject to the general cap and basket, with unused amounts released to the Seller at the end of that period. No party may recover more than once for the same loss, and consequential, punitive and exemplary damages and lost profits shall be excluded except to the extent awarded to a third party or arising from fraud. The limitations in this Section do not apply to fraud or a party’s intentional breach of its covenants. “Fundamental Representations” means the Seller’s representations concerning organization, authority, title to the Shares and brokers.</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