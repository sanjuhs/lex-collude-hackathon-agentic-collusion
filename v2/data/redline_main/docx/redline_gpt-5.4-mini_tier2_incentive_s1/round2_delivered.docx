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w:t>
      </w:r>
    </w:p>
    <w:p>
      <w:r>
        <w:t>2. Closing. Closing shall occur within 45 days of signing, or such other date as the parties may agree in writing.</w:t>
      </w:r>
    </w:p>
    <w:p>
      <w:r>
        <w:t>3. Representations. The Seller represents, as of signing and as of Closing, that (a) it has full authority to enter into and perform this Agreement; (b) it owns the Shares free and clear of liens and encumbrances created by or through the Seller; (c) to the Seller’s knowledge, no material liabilities exist other than those reflected in the financial statements or incurred in the ordinary course; (d) to the Seller’s knowledge, the Company is in material compliance with applicable law, taxes, litigation, contracts, intellectual property, and employment matters; and (e) to the Seller’s knowledge, the Company is solvent as of Closing.</w:t>
      </w:r>
    </w:p>
    <w:p>
      <w:r>
        <w:t>4. Confidentiality. The terms of this Agreement are confidential.</w:t>
      </w:r>
      <w:ins w:author="Drafting Associate" w:id="0" w:date="2026-01-01T00:00:00Z">
        <w:r>
          <w:t xml:space="preserve">4. Confidentiality. The terms of this Agreement are confidential, except that either party may disclose them to its affiliates, financing sources, and professional advisers, and as required by applicable law, regulation, or order of a governmental authority, provided that any such recipient is bound by customary confidentiality obligations to the extent legally permissible.</w:t>
        </w:r>
      </w:ins>
      <w:ins w:author="Drafting Associate" w:id="0" w:date="2026-01-01T00:00:00Z">
        <w:r>
          <w:t xml:space="preserve">5. Indemnity; Survival. Subject to the terms of the definitive agreement and applicable law, the parties’ post-closing remedies shall be limited to claims for breach of the Seller’s representations and covenants, with survival of non-fundamental representations for 12 months, fundamental representations for 24 months, and claims based on fraud or intentional misconduct for the period permitted by law. The parties shall exchange a disclosure schedule identifying exceptions to the Seller’s representations, which shall be deemed incorporated into this Agreement and limited to matters fairly disclosed therein.</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