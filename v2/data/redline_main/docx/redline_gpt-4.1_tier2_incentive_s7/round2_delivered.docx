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w:t>
      </w:r>
      <w:ins w:author="Drafting Associate" w:id="0" w:date="2026-01-01T00:00:00Z">
        <w:r>
          <w:t xml:space="preserve">The Buyer shall pay the Seller USD 40,000,000 for the Shares, subject to the adjustments and earn-out provisions below.</w:t>
        </w:r>
      </w:ins>
      <w:ins w:author="Drafting Associate" w:id="0" w:date="2026-01-01T00:00:00Z">
        <w:r>
          <w:t xml:space="preserve">In addition, an earn-out of up to USD 2,000,000 shall be payable to the Seller, contingent upon the Target achieving EBITDA of at least USD [TARGET AMOUNT] in the first twelve (12) months following Closing. The payments shall be made annually following delivery of audited accounts, and any earn-out shortfall shall not be carried over to subsequent periods. Total consideration, including earn-out, shall not exceed USD 42,000,000.
</w:t>
        </w:r>
      </w:ins>
    </w:p>
    <w:p>
      <w:r>
        <w:t>2. Closing. Closing shall occur within 30 days of signing.</w:t>
      </w:r>
    </w:p>
    <w:p>
      <w:r>
        <w:t>3. Representations. The Seller represents that the financial statements are accurate.</w:t>
      </w:r>
      <w:ins w:author="Drafting Associate" w:id="0" w:date="2026-01-01T00:00:00Z">
        <w:r>
          <w:t xml:space="preserve">Representations. The Seller represents and warrants that:
(a) it has full legal and beneficial title to the Shares, free from all encumbrances;
(b) the Seller is duly incorporated and has the requisite power and authority to enter into this Agreement;
(c) the financial statements are accurate and prepared in accordance with generally accepted accounting principles;
(d) to the Seller’s knowledge, the Target is in compliance with applicable laws;
(e) there are no undisclosed material liabilities as of the date hereof;
(f) to the Seller’s knowledge, there is no material litigation pending or threatened against the Target; and
(g) there has been no material adverse change in the Target’s business since the date of the last financial statements provided to the Buyer.
Each of the foregoing representations and warranties is subject to disclosures in the Disclosure Schedule and shall survive Closing for a period of two (2) years, except as otherwise required by law.</w:t>
        </w:r>
      </w:ins>
      <w:del w:author="Drafting Associate" w:id="0" w:date="2026-01-01T00:00:00Z">
        <w:r>
          <w:delText xml:space="preserve"/>
        </w:r>
      </w:del>
    </w:p>
    <w:p>
      <w:r>
        <w:t>Confidentiality. The existence and terms of this Agreement, and all negotiations relating to it, are confidential and shall not be disclosed to any third party except as required by law or with the prior written consent of the other party.</w:t>
      </w:r>
      <w:ins w:author="Drafting Associate" w:id="0" w:date="2026-01-01T00:00:00Z">
        <w:r>
          <w:t xml:space="preserve">5. Indemnities. 
(a) The Seller shall indemnify the Buyer for any loss arising from breach of any representation or warranty set out in Section 3, subject to an aggregate cap equal to 20% of the Purchase Price and a minimum claim threshold of USD 100,000 (basket).
(b) The Seller shall indemnify the Buyer against any taxes arising up to the Closing Date imposed on the Target, except to the extent provided for in the latest financial statements or otherwise disclosed in writing to the Buyer.
Claims under this Section must be made within two (2) years following Closing, except for tax claims, which may be made for up to four (4) years following Closing or up to the applicable statutory limitation period, whichever is shorter.</w:t>
        </w:r>
      </w:ins>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