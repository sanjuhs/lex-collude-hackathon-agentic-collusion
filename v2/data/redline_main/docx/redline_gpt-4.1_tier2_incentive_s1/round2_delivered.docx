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The Buyer shall pay the Seller USD 41,500,000 for the Shares. Of this, USD 33,500,000 shall be payable at Closing, and USD 8,000,000 shall be held in escrow for 12 months following Closing, to secure specifically defined warranty and indemnity claims. Upon expiration of 12 months, the escrow amount shall be released to Seller, save for any portion subject to unresolved claims notified before expiry relating to fundamental warranties, which shall remain subject to a cap.</w:t>
        </w:r>
      </w:ins>
      <w:del w:author="Drafting Associate" w:id="0" w:date="2026-01-01T00:00:00Z">
        <w:r>
          <w:delText xml:space="preserve">[del: USD 45,000,000 for the Shares.][/del]</w:delText>
        </w:r>
      </w:del>
    </w:p>
    <w:p>
      <w:r>
        <w:t>2. Closing. Closing shall occur within 30 days of signing, subject to satisfactory completion of Buyer's legal, financial, and regulatory diligence. Extension to provide further information shall not exceed an additional 30 days in total.</w:t>
      </w:r>
    </w:p>
    <w:p>
      <w:r>
        <w:t>3. Representations. The Seller represents that the financial statements are accurate.</w:t>
      </w:r>
      <w:ins w:author="Drafting Associate" w:id="0" w:date="2026-01-01T00:00:00Z">
        <w:r>
          <w:t xml:space="preserve">The Seller agrees to provide additional representations and warranties as may be mutually agreed upon by the parties. The parties shall work expediently to finalize the suite of representations, including but not limited to title, authority, material contracts, compliance, tax, and litigation.</w:t>
        </w:r>
      </w:ins>
      <w:del w:author="Drafting Associate" w:id="0" w:date="2026-01-01T00:00:00Z">
        <w:r>
          <w:delText xml:space="preserve">[del: The Seller represents that the financial statements are accurate.][/del]</w:delText>
        </w:r>
      </w:del>
    </w:p>
    <w:p>
      <w:r>
        <w:t>4. Confidentiality. The terms of this Agreement are confidential, provided that disclosure is permitted where required by law, regulation, or valid court order. The parties acknowledge that injunctive relief is available to enforce this clause.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Initial Seller Draft</dc:subject>
  <dc:creator>Aldous Finch LLP</dc:creator>
  <cp:keywords/>
  <dc:description/>
  <cp:lastModifiedBy/>
  <cp:revision>1</cp:revision>
  <dcterms:created xsi:type="dcterms:W3CDTF">2013-12-23T23:15:00Z</dcterms:created>
  <dcterms:modified xsi:type="dcterms:W3CDTF">2013-12-23T23:15:00Z</dcterms:modified>
  <cp:category/>
</cp:coreProperties>
</file>