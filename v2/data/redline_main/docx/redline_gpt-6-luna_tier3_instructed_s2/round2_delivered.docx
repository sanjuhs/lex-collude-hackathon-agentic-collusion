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purchase price for the Shares is USD 45,000,000 (the “Purchase Price”), subject only to the purchase-price adjustments expressly set out in this Agreement. The Buyer’s proposed USD 32,000,000 purchase price is not accepted.</w:t>
      </w:r>
    </w:p>
    <w:p>
      <w:r>
        <w:t>2. Closing. Subject to satisfaction or waiver of the applicable closing conditions in this Agreement, closing (the “Closing”) shall occur on the fifth business day after those conditions are satisfied or waived, or on another date agreed in writing by the parties. The parties shall use reasonable efforts to complete the Closing within 30 days after signing.</w:t>
      </w:r>
    </w:p>
    <w:p>
      <w:r>
        <w:t>3. Seller Representations and Warranties. Except as set forth in the disclosure schedules delivered with this Agreement, the Seller represents and warrants to the Buyer, as of signing and as of Closing, that: (a) the Seller is duly organized, validly existing and has authority to enter into and perform this Agreement; (b) this Agreement has been duly authorized and is binding on the Seller, subject to customary bankruptcy and equitable principles; (c) the Seller owns the Shares free and clear of liens created by the Seller; and (d) the financial statements delivered by the Seller to the Buyer, if any, have been prepared consistently with the accounting practices identified in those statements and fairly present, in all material respects, the financial position and results reflected therein, subject to any notes and stated limitations. The scope, materiality standards, periods covered, and disclosure schedules for these and any additional representations and warranties remain subject to diligence and negotiation.</w:t>
      </w:r>
      <w:ins w:author="Drafting Associate" w:id="0" w:date="2026-01-01T00:00:00Z">
        <w:r>
          <w:t xml:space="preserve"> 4. Covenants. From signing until Closing, the Seller shall operate the business in the ordinary course in all material respects, subject to the terms of this Agreement, and shall provide the Buyer and its representatives reasonable access, on reasonable notice and during normal business hours, to information and personnel for diligence, subject to applicable law, privilege, and confidentiality obligations. The Buyer shall keep such information confidential and shall not interfere unreasonably with the business. The parties shall cooperate in obtaining required consents and approvals. Further interim covenants and any permitted actions or exceptions shall be set out in the definitive agreement and disclosure schedules.\n5. Purchase-Price Adjustment. The parties shall seek to agree before signing on a customary working-capital target and a form of closing statement. Following Closing, the Buyer shall deliver a proposed closing statement with reasonable supporting detail within 60 days after Closing. The Seller may review and dispute it within 30 days after receipt; undisputed items shall be final, and any timely disputed items not resolved by the parties shall be submitted to an independent accounting firm jointly selected by the parties, acting as an expert and not an arbitrator. The adjustment shall be limited to the agreed working-capital, cash, indebtedness, and transaction-expense items, calculated consistently with the agreed accounting principles, without duplication. The agreed methodology, target, and payment mechanics remain to be finalized in the definitive agreement.\n6. Closing Conditions. The obligations of each party to close are conditioned on the absence of any law or order prohibiting the transaction and the receipt of required governmental approvals. The Buyer’s obligation to close is additionally conditioned on the Seller’s representations being true and correct, subject to negotiated materiality and bring-down standards, the Seller’s material performance of its covenants, and delivery of customary closing documents. Any additional conditions, materiality standards, and termination rights shall be set out in the definitive agreement.\n7. Indemnification. Subject to negotiated limitations and procedures in the definitive agreement, the Seller shall indemnify the Buyer for losses resulting from breaches of the Seller’s representations, warranties, or covenants, and the Buyer shall indemnify the Seller for losses resulting from breaches of the Buyer’s representations, warranties, or covenants. The definitive agreement shall specify claim procedures, survival periods, caps, baskets, exclusions, mitigation, and the treatment of insurance and other recoveries; no recovery shall be permitted more than once for the same loss.\n8. Confidentiality. The parties shall keep confidential the existence and terms of this Agreement and information received in connection with the transaction, and shall use such information solely for evaluating and consummating the transaction. A party may disclose such information to its affiliates and its and their directors, officers, employees, financing sources, and professional advisers who need to know it and are bound by confidentiality obligations; as required by law, regulation, or legal process (with prior notice where legally permitted); to enforce this Agreement; or with the other party’s prior written consent. A party making a required disclosure shall, where legally permitted, give the other party reasonable advance notice and disclose only what is required. These obligations do not apply to information that becomes public other than through breach, was independently developed, or was rightfully received from a third party without a confidentiality duty.\n9. Valuation and Financial Information. No valuation analysis or financial information is incorporated into this Agreement by this provision. Any financial information made available for diligence shall be identified and provided separately, subject to applicable confidentiality restrictions and the terms of this Agreement.</w:t>
        </w:r>
      </w:ins>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