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customary adjustment for debt, cash, and normalized working capital as of Closing, in each case as finally determined in accordance with the principles set forth in this Agreement.</w:t>
      </w:r>
    </w:p>
    <w:p>
      <w:r>
        <w:t>2. Closing. Closing shall occur on a date mutually agreed by the parties, which date shall be no later than 45 days following signing (or such later date as the parties may agree in writing), provided that: (a) Buyer has received diligence materials and other deliverables reasonably satisfactory to Buyer in scope and form, (b) all required third-party and governmental consents have been obtained (or waived, to the extent permitted), and (c) no material adverse change has occurred and is continuing with respect to the Company between signing and Closing, other than changes arising from general market conditions or actions taken with Buyer’s consent.</w:t>
      </w:r>
    </w:p>
    <w:p>
      <w:r>
        <w:t>3. Representations. The Seller represents and warrants that: (a) it has good and valid title to the Shares, free and clear of all liens (other than restrictions under applicable securities laws and this Agreement); (b) it has full power and authority to enter into and perform this Agreement; (c) except as disclosed in the Disclosure Schedule, the Company has no undisclosed liabilities of a type required to be reflected in accordance with generally accepted accounting principles; (d) the Company and its subsidiaries are in compliance in all material respects with applicable law; (e) all material taxes have been duly paid or properly accrued, and no tax authority proceeding is pending or, to Seller’s knowledge, threatened; (f) there is no pending or, to Seller’s knowledge, threatened litigation that would reasonably be expected to have a material adverse effect; (g) no material employee matters exist other than those disclosed; (h) the Company owns or has valid rights to use its material intellectual property; (i) all material contracts are valid and in effect and no default exists other than as disclosed; and (j) since the date of the latest financial statements there has not been any material adverse effect, except as otherwise disclosed in writing to Buyer.</w:t>
      </w:r>
    </w:p>
    <w:p>
      <w:r>
        <w:t>4. Confidentiality. The terms of this Agreement are confidential, except that a party may disclose such terms to the extent required by applicable law, regulation, stock exchange rule, court order, or governmental authority, and to its financing sources, advisors, and affiliates, in each case on a need-to-know basis and subject to customary confidentiality obligations (or professional duties of confidentiality, as applicable).</w:t>
      </w:r>
      <w:ins w:author="Drafting Associate" w:id="0" w:date="2026-01-01T00:00:00Z">
        <w:r>
          <w:t xml:space="preserve">5. Remedies. The Buyer’s sole and exclusive monetary remedy for breaches of the Seller’s representations, warranties, and covenants shall be indemnification, subject to: (a) customary survival periods, (b) a deductible/basket, (c) an aggregate cap, and (d) an escrow/holdback to secure a portion of the Seller’s indemnification obligations, in each case on terms to be set forth in this Agreement and the escrow agreement. Nothing in this Section shall limit remedies for fraud or intentional misrepresentation.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