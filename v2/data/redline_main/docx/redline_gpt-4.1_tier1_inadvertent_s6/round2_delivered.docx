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USD 39,000,000</w:t>
        </w:r>
      </w:ins>
      <w:ins w:author="Drafting Associate" w:id="0" w:date="2026-01-01T00:00:00Z">
        <w:r>
          <w:t xml:space="preserve">subject to customary adjustments for cash, indebtedness, and working capital at closing.</w:t>
        </w:r>
      </w:ins>
    </w:p>
    <w:p>
      <w:r>
        <w:t>2. Closing. Closing shall occur within 30 days of signing.</w:t>
      </w:r>
      <w:ins w:author="Drafting Associate" w:id="0" w:date="2026-01-01T00:00:00Z">
        <w:r>
          <w:t xml:space="preserve">Closing shall occur within 45 days of signing.</w:t>
        </w:r>
      </w:ins>
    </w:p>
    <w:p>
      <w:commentRangeStart w:id="0"/>
      <w:r>
        <w:t>3. Representations. The Seller represents that the financial statements are accurate.</w:t>
      </w:r>
      <w:commentRangeEnd w:id="0"/>
      <w:r>
        <w:rPr>
          <w:rStyle w:val="CommentReference"/>
        </w:rPr>
        <w:commentReference w:id="0"/>
      </w:r>
      <w:ins w:author="Drafting Associate" w:id="0" w:date="2026-01-01T00:00:00Z">
        <w:r>
          <w:t xml:space="preserve">The Seller represents as follows:
(a) The financial statements delivered fairly present the financial position and results of operations of the Company in accordance with GAAP, consistently applied.
(b) To Seller’s knowledge, the Company has no material liabilities other than as disclosed in the financial statements or incurred in the ordinary course of business since the date thereof.
(c) All material contracts of the Company have been disclosed to Buyer and are valid and enforceable.
(d) Seller has good and valid title to the Shares, free and clear of all liens.
(e) The Company is in material compliance with all applicable laws.</w:t>
        </w:r>
      </w:ins>
      <w:ins w:author="Drafting Associate" w:id="0" w:date="2026-01-01T00:00:00Z">
        <w:r>
          <w:t xml:space="preserve">The foregoing representations are qualified by the disclosure schedules as delivered and shall not survive for longer than 12 months after closing, save for the title representation, which survives indefinitely.</w:t>
        </w:r>
      </w:ins>
    </w:p>
    <w:p>
      <w:r>
        <w:t>4. Confidentiality. The terms of this Agreement are confidential.</w:t>
      </w:r>
      <w:ins w:author="Drafting Associate" w:id="0" w:date="2026-01-01T00:00:00Z">
        <w:r>
          <w:t xml:space="preserve">5. Escrow. Buyer shall deposit 10% of the Purchase Price into escrow at closing, to secure Seller’s representations and warranties, such escrow to be released after 12 months, subject to any outstanding good faith claim.</w:t>
        </w:r>
      </w:ins>
      <w:ins w:author="Drafting Associate" w:id="0" w:date="2026-01-01T00:00:00Z">
        <w:r>
          <w:t xml:space="preserve">6. Closing Deliverables. At closing, Seller shall deliver:
(a) duly executed share transfer documents;
(b) updated register of members;
(c) copies of board resolutions approving the transfer;
(d) resignation letters of the Seller’s nominated directors and officers, if required by Buyer.
Buyer to deliver Purchase Price and any required deliverables as reasonably agreed.</w:t>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7:34Z">
    <w:p>
      <w:pPr>
        <w:pStyle w:val="CommentText"/>
      </w:pPr>
      <w:r>
        <w:rPr>
          <w:rStyle w:val="CommentReference"/>
        </w:rPr>
        <w:annotationRef/>
      </w:r>
      <w:r>
        <w:t>Seller is open to further discussion on liability caps or baskets. Please provide your proposed formulations for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