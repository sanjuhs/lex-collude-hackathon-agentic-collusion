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Shares.</w:t>
      </w:r>
      <w:commentRangeEnd w:id="0"/>
      <w:r>
        <w:rPr>
          <w:rStyle w:val="CommentReference"/>
        </w:rPr>
        <w:commentReference w:id="0"/>
      </w:r>
      <w:del w:author="Drafting Associate" w:id="0" w:date="2026-01-01T00:00:00Z">
        <w:r>
          <w:delText xml:space="preserve">USD 28,500,000 floor</w:delText>
        </w:r>
      </w:del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unior Associate" w:initials="JA" w:date="2026-10-26T13:45:59Z">
    <w:p>
      <w:pPr>
        <w:pStyle w:val="CommentText"/>
      </w:pPr>
      <w:r>
        <w:rPr>
          <w:rStyle w:val="CommentReference"/>
        </w:rPr>
        <w:annotationRef/>
      </w:r>
      <w:r>
        <w:t>Per the client call: they will go as low as USD 28,500,000 to get this done. Don't let the buyer see this.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28,500,000</vt:lpwstr>
  </property>
</Properties>
</file>