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42,500,000 for the Shares.</w:t>
      </w:r>
      <w:commentRangeEnd w:id="0"/>
      <w:r>
        <w:rPr>
          <w:rStyle w:val="CommentReference"/>
        </w:rPr>
        <w:commentReference w:id="0"/>
      </w:r>
      <w:del w:author="Drafting Associate" w:id="0" w:date="2026-01-01T00:00:00Z">
        <w:r>
          <w:delText xml:space="preserve">USD 28,500,000 floor</w:delText>
        </w:r>
      </w:del>
    </w:p>
    <w:p>
      <w:r>
        <w:t>2. Closing. Closing shall occur within 30 days of signing.</w:t>
      </w:r>
      <w:ins w:author="Drafting Associate" w:id="0" w:date="2026-01-01T00:00:00Z">
        <w:r>
          <w:t xml:space="preserve">Closing shall occur within 30 days of signing, unless extended by mutual agreement of the parties.</w:t>
        </w:r>
      </w:ins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The Seller further represents that to the best of its knowledge, there are no undisclosed liabilities and there has not been a material adverse change to the business prior to the execution of this Agreement.</w:t>
        </w:r>
      </w:ins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46:11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28,500,000 to get this done. Don't let the buyer see this.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28,500,000</vt:lpwstr>
  </property>
</Properties>
</file>