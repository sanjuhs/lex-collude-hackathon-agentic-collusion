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at Closing by wire transfer of immediately available funds to an account designated by the Seller.</w:t>
      </w:r>
    </w:p>
    <w:p>
      <w:r>
        <w:t>2. Closing. Closing shall occur on the later of 45 days after signing and satisfaction or waiver of the conditions set forth in this Agreement, including receipt of any required third-party consents identified on the disclosure schedules; provided that Buyer's confirmatory diligence shall not constitute a condition to Closing except with respect to matters expressly identified by Buyer in writing prior to signing and incorporated as closing conditions herein.</w:t>
      </w:r>
    </w:p>
    <w:p>
      <w:r>
        <w:t>3. Representations. The Seller represents that the financial statements delivered to Buyer fairly present in all material respects the financial condition and results of operations of the Company as of the dates and for the periods indicated therein, in accordance with GAAP consistently applied, except as otherwise disclosed therein or in the disclosure schedules. The Seller further represents that: (a) Seller has good and valid title to the Shares, free and clear of liens other than restrictions arising under applicable securities laws; (b) Seller has the requisite authority to enter into and perform this Agreement; (c) execution and performance of this Agreement do not conflict with Seller's organizational documents or any material contract binding on Seller, except as would not reasonably be expected to prevent consummation of the transaction; (d) to Seller's knowledge, the Company is in material compliance with applicable laws; (e) to Seller's knowledge, the Company has timely filed material tax returns and paid material taxes due, except for taxes being contested in good faith or reserved for in the financial statements; (f) the disclosure schedules identify the Company's material contracts; (g) there is no material litigation pending against the Company, or to Seller's knowledge, threatened against the Company; (h) to Seller's knowledge, the Company is in material compliance with applicable employee benefit laws; (i) to Seller's knowledge, the Company owns or has rights to use the intellectual property material to the conduct of its business; (j) to Seller's knowledge, the Company is in material compliance with applicable data privacy and security laws; (k) to Seller's knowledge, the Company is in material compliance with applicable environmental laws; and (l) to Seller's knowledge, the Company has no material undisclosed liabilities required to be reflected on a balance sheet prepared in accordance with GAAP, except for liabilities incurred in the ordinary course since the date of the most recent balance sheet.</w:t>
      </w:r>
    </w:p>
    <w:p>
      <w:r>
        <w:t>4. Confidentiality. The terms of this Agreement, the negotiations relating hereto, and all non-public information exchanged in connection with the transactions contemplated hereby are confidential and shall not be disclosed except as required by law or with the prior written consent of the other party.</w:t>
      </w:r>
      <w:ins w:author="Drafting Associate" w:id="0" w:date="2026-01-01T00:00:00Z">
        <w:r>
          <w:t xml:space="preserve">5. Indemnification; Escrow. From and after Closing, Seller shall indemnify Buyer for losses arising from any breach of Seller's representations, warranties or covenants, subject to the limitations set forth in this Section. At Closing, 7.5% of the Purchase Price shall be deposited with an escrow agent pursuant to a mutually agreed escrow agreement and shall be the sole source of recovery for breaches of general representations and warranties, absent fraud or intentional misconduct. General representations and warranties shall survive for 12 months after Closing. Fundamental representations relating to title to the Shares, authority and due organization shall survive for three years after Closing. Seller shall have no liability for claims for breach of general representations and warranties unless aggregate losses exceed a basket equal to 1% of the Purchase Price, after which Seller shall be liable only for losses in excess of such basket. In no event shall Seller's aggregate liability for breaches of general representations and warranties exceed the escrow amount, and in no event shall Seller's aggregate liability for all claims exceed the Purchase Price, except in the case of fraud or intentional misconduct.</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