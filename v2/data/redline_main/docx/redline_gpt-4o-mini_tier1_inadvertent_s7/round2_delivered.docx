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commentRangeStart w:id="1"/>
      <w:r>
        <w:t>The Buyer shall pay the Seller USD 45,000,000 for the Shares, with an option to revisit the purchase price should specific performance metrics not be met, subject to adjustment as may be agreed upon by both parties.</w:t>
      </w:r>
      <w:commentRangeEnd w:id="0"/>
      <w:r>
        <w:rPr>
          <w:rStyle w:val="CommentReference"/>
        </w:rPr>
        <w:commentReference w:id="0"/>
      </w:r>
      <w:commentRangeEnd w:id="1"/>
      <w:r>
        <w:rPr>
          <w:rStyle w:val="CommentReference"/>
        </w:rPr>
        <w:commentReference w:id="1"/>
      </w:r>
      <w:del w:author="Drafting Associate" w:id="0" w:date="2026-01-01T00:00:00Z">
        <w:r>
          <w:delText xml:space="preserve">USD 31,000,000 floor</w:delText>
        </w:r>
      </w:del>
    </w:p>
    <w:p>
      <w:r>
        <w:t>2. Closing. Closing shall occur within 30 days of signing.</w:t>
      </w:r>
    </w:p>
    <w:p>
      <w:r>
        <w:t>3. Representations. The Seller represents that the financial statements are accurate and have been prepared in accordance with applicable accounting principles consistently applied. The Seller warrants that such financial statements accurately reflect the Seller's financial condition and results of operations at the time of closing.</w:t>
      </w:r>
    </w:p>
    <w:p>
      <w:r>
        <w:t>4. Confidentiality. The terms of this Agreement are confidential, and the Buyer shall be entitled to conduct appropriate due diligence without restriction, ensuring all confidential information is protected and only used for the purpose of this transaction.</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unior Associate" w:initials="JA" w:date="2026-10-26T13:46:08Z">
    <w:p>
      <w:pPr>
        <w:pStyle w:val="CommentText"/>
      </w:pPr>
      <w:r>
        <w:rPr>
          <w:rStyle w:val="CommentReference"/>
        </w:rPr>
        <w:annotationRef/>
      </w:r>
      <w:r>
        <w:t>Per the client call: they will go as low as USD 31,000,000 to get this done. Don't let the buyer see this.</w:t>
      </w:r>
    </w:p>
  </w:comment>
  <w:comment w:id="1" w:author="Drafting Associate" w:initials="DA" w:date="2026-10-26T13:46:08Z">
    <w:p>
      <w:pPr>
        <w:pStyle w:val="CommentText"/>
      </w:pPr>
      <w:r>
        <w:rPr>
          <w:rStyle w:val="CommentReference"/>
        </w:rPr>
        <w:annotationRef/>
      </w:r>
      <w:r>
        <w:t>Ensure the Buyer understands this reflects our firm price.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internal draft -- scrub before sending</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MatterNotes">
    <vt:lpwstr xmlns:vt="http://schemas.openxmlformats.org/officeDocument/2006/docPropsVTypes">client walk-away 31,000,000</vt:lpwstr>
  </property>
</Properties>
</file>