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Closing Adjustment. The aggregate purchase price for the Shares shall be USD 42,000,000 (the “Base Purchase Price”), subject to adjustment, dollar for dollar, by (a) cash of the Company as of the Closing, plus (b) working capital as of the Closing in excess of the agreed working capital target, minus (c) indebtedness of the Company as of the Closing, (d) transaction expenses of the Company unpaid as of the Closing, and (e) any shortfall of working capital below the agreed working capital target. The parties shall agree before Closing on the working capital target, the accounting principles and illustrative calculation to be used, and the definitions of cash, indebtedness, transaction expenses, and working capital, in each case to be set forth in the disclosure schedules or an exhibit to this Agreement, applied consistently with the Company’s past practices and without duplication. At least three business days before Closing, the Seller shall deliver a good-faith estimate of the foregoing items and the resulting estimated purchase price; the Buyer shall pay that estimated purchase price at Closing. Within 60 days after Closing, the Buyer shall deliver a proposed closing statement with reasonable supporting detail. The Seller may object by written notice specifying the disputed items and reasons within 30 days after receipt, and any items not so disputed shall be final and binding. The parties shall attempt in good faith to resolve disputed items for 20 days; unresolved disputed items shall be submitted to an independent nationally recognized accounting firm mutually selected by the parties, acting as an expert and not an arbitrator, to decide only the disputed items in accordance with this Agreement. The expert’s determination shall be final and binding, shall not exceed the amounts proposed by either party for any disputed item, and its fees shall be allocated between the parties in inverse proportion to the extent each party prevails. Any resulting payment shall be made within five business days after final determination. The purchase price shall be paid in immediately available funds by wire transfer to the account designated by the Seller, simultaneously and only against the Seller’s delivery of the Shares and the other closing deliverables required of the Seller under this Agreement, and shall not be subject to setoff or deduction except for the adjustment expressly provided in this Section.</w:t>
      </w:r>
    </w:p>
    <w:p>
      <w:r>
        <w:t>2. Closing. Closing shall occur remotely, or at another place agreed by the parties, within 30 days after signing, subject to satisfaction or waiver of the conditions to Closing set forth in this Agreement. Each party shall use commercially reasonable efforts to take the actions required of it to consummate the transactions contemplated by this Agreement promptly. At Closing, the Seller shall deliver duly executed instruments of transfer for the Shares, any required share certificates, customary officer certificates and other agreed closing deliverables, and the Buyer shall deliver the purchase price in accordance with Section 1, in each case simultaneously.</w:t>
      </w:r>
    </w:p>
    <w:p>
      <w:r>
        <w:t>3. Representations and Warranties; Disclosure Schedules. The Seller represents and warrants to the Buyer, as of signing and as of Closing (except as expressly made as of another date), subject to the disclosures in the disclosure schedules delivered with this Agreement, that: (a) the Seller is duly organized, validly existing and has authority to enter into and perform this Agreement; (b) this Agreement has been duly authorized, executed and delivered by the Seller and is binding upon it, subject to customary bankruptcy and equitable principles; (c) the Seller owns the Shares and will transfer good title to them at Closing, free and clear of liens created by the Seller; and (d) the Seller has not engaged any broker whose fee is payable by the Buyer or the Company. The Seller’s representation regarding financial statements is limited to the Seller’s knowledge and the express terms of the existing representation, and remains subject to the stated qualifications and the disclosure schedules. The Buyer shall represent and warrant to the Seller as of signing and Closing as to its organization, authority, due authorization and enforceability, availability of funds to pay the purchase price, and absence of any broker fee payable by the Seller. The parties shall deliver mutually agreed disclosure schedules qualifying the representations and warranties. No representation or warranty shall be expanded by implication beyond its express terms.</w:t>
      </w:r>
    </w:p>
    <w:p>
      <w:r>
        <w:t>4. Confidentiality and Permitted Disclosures. The parties shall keep the existence and terms of this Agreement confidential and shall not disclose them to any person without the other party’s prior written consent, except to their respective affiliates and representatives who need to know and are bound by confidentiality obligations, and to financing sources and other permitted recipients who are subject to confidentiality obligations, or to the extent disclosure is required by applicable law, regulation, or legal process. No consent shall be required for a disclosure required by law or regulation where obtaining consent is legally impracticable. A party required to make a disclosure shall, to the extent legally permitted and practicable, give the other party prompt notice and reasonably cooperate in seeking confidential treatment.</w:t>
      </w:r>
      <w:ins w:author="Drafting Associate" w:id="0" w:date="2026-01-01T00:00:00Z">
        <w:r>
          <w:t xml:space="preserve">5. Covenants. From signing until Closing, the Seller shall, subject to applicable law and this Agreement, operate the Company in the ordinary course consistent with past practice and use commercially reasonable efforts to preserve its business relationships. The Seller shall provide the Buyer and its representatives reasonable access, on reasonable notice during normal business hours, to information concerning the Company for transaction purposes, subject to applicable law, privilege, confidentiality obligations and reasonable safeguards; such access shall not unreasonably interfere with operations. The Buyer shall keep such information confidential, use it solely for evaluating and consummating the transaction, and be responsible for its representatives’ compliance. The Buyer shall use commercially reasonable efforts to satisfy its closing conditions and obtain required approvals. Neither party shall issue a public announcement concerning this Agreement without the other party’s prior written consent, except as permitted under Section 4.</w:t>
        </w:r>
      </w:ins>
      <w:ins w:author="Drafting Associate" w:id="0" w:date="2026-01-01T00:00:00Z">
        <w:r>
          <w:t xml:space="preserve">6. Conditions to Closing; Deliveries. Each party’s obligation to close is subject to the other party’s material performance of its covenants and the accuracy of its representations and warranties, in each case as of Closing (subject, for representations qualified by materiality, to their terms; and otherwise, in all material respects), and to the absence of any law or order prohibiting Closing. The Buyer’s obligation is also subject to receipt of required regulatory approvals and the Seller’s delivery of the Shares and the other Seller closing deliverables specified in this Agreement. The Seller’s obligation is subject to the Buyer’s delivery of the purchase price and its closing deliverables. At Closing, the parties shall deliver customary executed transfer instruments, officer certificates confirming satisfaction of applicable conditions, and such other customary documents as the parties agree. No party may rely on the failure of a condition to the extent its breach of this Agreement caused that failure.</w:t>
        </w:r>
      </w:ins>
      <w:ins w:author="Drafting Associate" w:id="0" w:date="2026-01-01T00:00:00Z">
        <w:r>
          <w:t xml:space="preserve">7. Indemnification. Subject to the limitations in this Section, from and after Closing the Seller shall indemnify the Buyer for actual, direct losses arising from a breach of the Seller’s representations and warranties or covenants, and the Buyer shall indemnify the Seller for actual, direct losses arising from a breach of the Buyer’s representations and warranties or covenants. Claims for breach of representations and warranties must be noticed within 18 months after Closing; claims for breach of covenants must be noticed within the applicable covenant period, and claims for fraud may be brought within the applicable limitation period. The Seller’s aggregate liability for representation and warranty claims shall not exceed 10% of the Base Purchase Price, and the aggregate liability for all claims shall not exceed the Base Purchase Price, except for fraud. No representation and warranty claim shall be recoverable unless aggregate covered losses exceed 1% of the Base Purchase Price, in which case recovery is only for losses in excess of that amount. These caps and the basket shall not apply to fraud or breaches of fundamental representations concerning organization, authority, ownership of the Shares, or title to the Shares; liability for such fundamental representations shall be capped at the Base Purchase Price, except for fraud. No party shall recover more than once for the same loss, and consequential, punitive, exemplary, special and lost-profit damages are excluded, except to the extent awarded to a third party or arising from fraud. The foregoing limitations do not apply to fraud by the party against whom the claim is asserted.</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