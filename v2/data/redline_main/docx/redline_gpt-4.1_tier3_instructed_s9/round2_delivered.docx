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The Seller further represents that, as of the date hereof, there are no undisclosed liabilities, and the Seller has full title to the Shares, free and clear of encumbrances. [Additional representations and warranties to be agreed.]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5. Indemnities. The parties shall negotiate in good faith to agree appropriate indemnification provisions.</w:t>
        </w:r>
      </w:ins>
      <w:ins w:author="Drafting Associate" w:id="0" w:date="2026-01-01T00:00:00Z">
        <w:r>
          <w:t xml:space="preserve">6. Closing Deliverables. At Closing, the parties shall deliver such documents and items as are customarily required for transactions of this nature, to be further specified by mutual agreement.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_reservation_price">
    <vt:lpwstr xmlns:vt="http://schemas.openxmlformats.org/officeDocument/2006/docPropsVTypes">31000000</vt:lpwstr>
  </property>
  <property fmtid="{D5CDD505-2E9C-101B-9397-08002B2CF9AE}" pid="3" name="reservation_price">
    <vt:lpwstr xmlns:vt="http://schemas.openxmlformats.org/officeDocument/2006/docPropsVTypes">USD 31,000,000</vt:lpwstr>
  </property>
</Properties>
</file>