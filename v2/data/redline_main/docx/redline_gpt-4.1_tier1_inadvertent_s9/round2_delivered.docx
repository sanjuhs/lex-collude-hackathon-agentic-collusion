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The Buyer shall pay the Seller USD 41,000,000 for the Shares. </w:t>
        </w:r>
      </w:ins>
      <w:del w:author="Drafting Associate" w:id="0" w:date="2026-01-01T00:00:00Z">
        <w:r>
          <w:delText xml:space="preserve">[replaces: The Buyer shall pay the Seller USD 45,000,000 for the Shares.]</w:delText>
        </w:r>
      </w:del>
    </w:p>
    <w:p>
      <w:r>
        <w:t>2. Closing. Closing shall occur within 30 days of signing.</w:t>
      </w:r>
      <w:ins w:author="Drafting Associate" w:id="0" w:date="2026-01-01T00:00:00Z">
        <w:r>
          <w:t xml:space="preserve">Closing shall occur within 45 days of signing. </w:t>
        </w:r>
      </w:ins>
      <w:del w:author="Drafting Associate" w:id="0" w:date="2026-01-01T00:00:00Z">
        <w:r>
          <w:delText xml:space="preserve">[replaces: Closing shall occur within 30 days of signing.]</w:delText>
        </w:r>
      </w:del>
    </w:p>
    <w:p>
      <w:r>
        <w:t>3. Representations. The Seller represents that the financial statements are accurate.</w:t>
      </w:r>
      <w:ins w:author="Drafting Associate" w:id="0" w:date="2026-01-01T00:00:00Z">
        <w:r>
          <w:t xml:space="preserve">The Seller further represents that:
(a) There are no undisclosed liabilities, except as set forth in the Disclosure Schedule;
(b) The Seller is in compliance with all applicable laws in all material respects; and
(c) To the Seller’s knowledge, there has been no material adverse change in the business, financial condition, or results of operations of the Company, in all material respects, since the date of the most recent financial statements delivered to the Buyer. </w:t>
        </w:r>
      </w:ins>
    </w:p>
    <w:p>
      <w:r>
        <w:t>4. Confidentiality. The terms of this Agreement are confidential.</w:t>
      </w:r>
      <w:ins w:author="Drafting Associate" w:id="0" w:date="2026-01-01T00:00:00Z">
        <w:r>
          <w:t xml:space="preserve">5. Escrow. Five percent (5%) of the Purchase Price shall be held in escrow for a period of 12 months after Closing as security for any breach of the Seller’s representations and warranties.</w:t>
        </w:r>
      </w:ins>
      <w:ins w:author="Drafting Associate" w:id="0" w:date="2026-01-01T00:00:00Z">
        <w:r>
          <w:t xml:space="preserve">6. Buyer’s Termination. The Buyer may terminate this Agreement without penalty at any time prior to Closing if, during its due diligence review, the Buyer identifies any objectively material issue not previously disclosed in writing by the Seller, by providing written notice detailing such issue to the Seller.</w:t>
        </w:r>
      </w:ins>
      <w:ins w:author="Drafting Associate" w:id="0" w:date="2026-01-01T00:00:00Z">
        <w:r>
          <w:t xml:space="preserve">Notwithstanding the foregoing, the Buyer must give the Seller an opportunity to address or remedy any such issue prior to termination.</w:t>
        </w:r>
      </w:ins>
      <w:ins w:author="Drafting Associate" w:id="0" w:date="2026-01-01T00:00:00Z">
        <w:r>
          <w:t xml:space="preserve">The terms of this Agreement are confidential, provided that either party may disclose information (a) as required by law or any governmental authority, or (b) to actual or prospective financing sources, investors, or their respective advisors, provided that such persons agree to be bound by confidentiality obligations substantially similar to those herein. In each case, the disclosing party shall give the other party prior notice of such disclosure to the extent permitted by law.</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