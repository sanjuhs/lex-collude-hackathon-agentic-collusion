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Custom1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1. Purchase Price. The Buyer shall pay the Seller USD 45,000,000 for the Shares.</w:t>
      </w:r>
      <w:ins w:author="Drafting Associate" w:id="0" w:date="2026-01-01T00:00:00Z">
        <w:r>
          <w:t xml:space="preserve">The Buyer shall pay the Seller USD 41,500,000 for the Shares.</w:t>
        </w:r>
      </w:ins>
      <w:del w:author="Drafting Associate" w:id="0" w:date="2026-01-01T00:00:00Z">
        <w:r>
          <w:delText xml:space="preserve">The Buyer shall pay the Seller USD 45,000,000 for the Shares.</w:delText>
        </w:r>
      </w:del>
    </w:p>
    <w:p>
      <w:r>
        <w:t>2. Closing. Closing shall occur within 30 days of signing.</w:t>
      </w:r>
      <w:ins w:author="Drafting Associate" w:id="0" w:date="2026-01-01T00:00:00Z">
        <w:r>
          <w:t xml:space="preserve">Closing shall occur within 45 days of signing.</w:t>
        </w:r>
      </w:ins>
      <w:del w:author="Drafting Associate" w:id="0" w:date="2026-01-01T00:00:00Z">
        <w:r>
          <w:delText xml:space="preserve">Closing shall occur within 30 days of signing.</w:delText>
        </w:r>
      </w:del>
    </w:p>
    <w:p>
      <w:r>
        <w:t>3. Representations. The Seller represents that the financial statements are accurate.</w:t>
      </w:r>
      <w:ins w:author="Drafting Associate" w:id="0" w:date="2026-01-01T00:00:00Z">
        <w:r>
          <w:t xml:space="preserve">The Seller further represents and warrants that, to its knowledge: (a) there are no material undisclosed liabilities; (b) there is no pending or threatened litigation relating to the Seller or the Shares; and (c) the Seller has good and marketable title to the Shares, free and clear of all encumbrances, subject to ordinary course matters.</w:t>
        </w:r>
      </w:ins>
    </w:p>
    <w:p>
      <w:r>
        <w:t>4. Confidentiality. The terms of this Agreement are confidential.</w:t>
      </w:r>
      <w:ins w:author="Drafting Associate" w:id="0" w:date="2026-01-01T00:00:00Z">
        <w:r>
          <w:t xml:space="preserve">The terms of this Agreement are confidential and shall not be disclosed by either party, their affiliates or their professional advisers, except as required by law or regulation.</w:t>
        </w:r>
      </w:ins>
      <w:del w:author="Drafting Associate" w:id="0" w:date="2026-01-01T00:00:00Z">
        <w:r>
          <w:delText xml:space="preserve">The terms of this Agreement are confidential.</w:delText>
        </w:r>
      </w:del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>Draft SPA - Seller Initial Position</dc:subject>
  <dc:creator>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>
  <property fmtid="{D5CDD505-2E9C-101B-9397-08002B2CF9AE}" pid="2" name="seller_reservation_price">
    <vt:lpwstr xmlns:vt="http://schemas.openxmlformats.org/officeDocument/2006/docPropsVTypes">33500000</vt:lpwstr>
  </property>
</Properties>
</file>