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The Buyer shall pay the Seller USD 41,000,000 for the Shares. The purchase price shall be subject to adjustment based on the final working capital as of the Closing Date, on a dollar-for-dollar basis above or below an agreed target working capital amount to be finalized pre-Closing.</w:t>
        </w:r>
      </w:ins>
    </w:p>
    <w:p>
      <w:r>
        <w:t>2. Closing. Closing shall occur within 30 days of signing.</w:t>
      </w:r>
      <w:ins w:author="Drafting Associate" w:id="0" w:date="2026-01-01T00:00:00Z">
        <w:r>
          <w:t xml:space="preserve">At Closing, the Seller shall deliver: (a) duly executed share transfer forms for all Shares; (b) share certificates (if any); (c) resignation letters from directors as reasonably requested by the Buyer; and (d) any other documents reasonably necessary to transfer good title to the Shares. The Buyer shall pay the Purchase Price (as adjusted, if applicable) at Closing.</w:t>
        </w:r>
      </w:ins>
    </w:p>
    <w:p>
      <w:r>
        <w:t>The Seller makes the following representations and warranties as of the date of this Agreement and as of Closing:</w:t>
        <w:br/>
        <w:t>(a) Organization and Authority. Seller is duly organized and has full power and authority to enter into this Agreement.</w:t>
        <w:br/>
        <w:t>(b) Title to Shares. Seller is the sole legal and beneficial owner of the Shares, free and clear of all liens or encumbrances.</w:t>
        <w:br/>
        <w:t>(c) Financial Statements. The financial statements provided to Buyer are accurate in all material respects.</w:t>
        <w:br/>
        <w:t>(d) Litigation. To Seller's knowledge, there is no litigation pending or threatened against the Seller or the Company that would affect the Shares or the transaction.</w:t>
        <w:br/>
        <w:t>(e) Compliance with Laws. The Company is in material compliance with applicable laws.</w:t>
        <w:br/>
        <w:t>(f) No Undisclosed Liabilities. Except as disclosed, the Company has no material liabilities other than as reflected in the financial statements or arising in the ordinary course since the date thereof.</w:t>
        <w:br/>
        <w:t>Each representation is qualified by Seller’s knowledge and the disclosures in the data room.</w:t>
      </w:r>
      <w:ins w:author="Drafting Associate" w:id="0" w:date="2026-01-01T00:00:00Z">
        <w:r>
          <w:t xml:space="preserve">Buyer may rely on these representations and warranties, which shall survive for 18 months following Closing, except for title and authority representations, which shall survive indefinitely.</w:t>
        </w:r>
      </w:ins>
    </w:p>
    <w:p>
      <w:r>
        <w:t>4. Confidentiality. The terms of this Agreement are confidential.</w:t>
      </w:r>
      <w:ins w:author="Drafting Associate" w:id="0" w:date="2026-01-01T00:00:00Z">
        <w:r>
          <w:t xml:space="preserve">The confidentiality obligations in this Section shall extend to all transaction-related information, including but not limited to the existence, terms, negotiations, and related documentation of this Agreement. These obligations shall survive Closing or termination of this Agreement for a period of 2 years.</w:t>
        </w:r>
      </w:ins>
      <w:ins w:author="Drafting Associate" w:id="0" w:date="2026-01-01T00:00:00Z">
        <w:r>
          <w:t xml:space="preserve">5. Escrow and Indemnity.
(a) Escrow. USD 2,000,000 of the Purchase Price shall be deposited in escrow for a period of 18 months to satisfy any claims for indemnification by Buyer under this Agreement.
(b) Indemnity. Seller shall indemnify Buyer for actual losses arising from a breach of Seller’s representations and warranties or pre-Closing tax liabilities, subject to: (i) an aggregate cap equal to the escrow amount, and (ii) a minimum claim threshold of USD 100,000.</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