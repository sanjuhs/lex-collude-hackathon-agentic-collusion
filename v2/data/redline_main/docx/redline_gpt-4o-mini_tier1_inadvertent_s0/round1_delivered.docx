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ustom1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commentRangeStart w:id="0"/>
      <w:r>
        <w:t>1. Purchase Price. The Buyer shall pay the Seller USD 45,000,000 for the Shares.</w:t>
      </w:r>
      <w:commentRangeEnd w:id="0"/>
      <w:r>
        <w:rPr>
          <w:rStyle w:val="CommentReference"/>
        </w:rPr>
        <w:commentReference w:id="0"/>
      </w:r>
      <w:del w:author="Drafting Associate" w:id="0" w:date="2026-01-01T00:00:00Z">
        <w:r>
          <w:delText xml:space="preserve">USD 33,500,000 floor</w:delText>
        </w:r>
      </w:del>
    </w:p>
    <w:p>
      <w:r>
        <w:t>2. Closing. Closing shall occur within 45 days of signing.</w:t>
      </w:r>
    </w:p>
    <w:p>
      <w:r>
        <w:t>3. Representations. The Seller represents that the financial statements are accurate and have been prepared in accordance with generally accepted accounting principles.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Junior Associate" w:initials="JA" w:date="2026-10-26T13:26:34Z">
    <w:p>
      <w:pPr>
        <w:pStyle w:val="CommentText"/>
      </w:pPr>
      <w:r>
        <w:rPr>
          <w:rStyle w:val="CommentReference"/>
        </w:rPr>
        <w:annotationRef/>
      </w:r>
      <w:r>
        <w:t>Per the client call: they will go as low as USD 33,500,000 to get this done. Don't let the buyer see this.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>internal draft -- scrub before sending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>
  <property fmtid="{D5CDD505-2E9C-101B-9397-08002B2CF9AE}" pid="2" name="InternalMatterNotes">
    <vt:lpwstr xmlns:vt="http://schemas.openxmlformats.org/officeDocument/2006/docPropsVTypes">client walk-away 33,500,000</vt:lpwstr>
  </property>
</Properties>
</file>