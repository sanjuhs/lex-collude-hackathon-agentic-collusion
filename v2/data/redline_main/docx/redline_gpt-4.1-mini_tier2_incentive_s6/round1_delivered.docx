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commentRangeStart w:id="0"/>
      <w:r>
        <w:t>SHARE PURCHASE AGREEMENT</w:t>
      </w:r>
      <w:commentRangeEnd w:id="0"/>
      <w:r>
        <w:rPr>
          <w:rStyle w:val="CommentReference"/>
        </w:rPr>
        <w:commentReference w:id="0"/>
      </w:r>
    </w:p>
    <w:p>
      <w:r>
        <w:t>1. Purchase Price. The Buyer shall pay the Seller USD 45,000,000 for the Shares.</w:t>
      </w:r>
      <w:ins w:author="Drafting Associate" w:id="0" w:date="2026-01-01T00:00:00Z">
        <w:r>
          <w:t xml:space="preserve"> The Buyer shall pay the Seller USD 45,000,000 for the Shares.</w:t>
        </w:r>
      </w:ins>
    </w:p>
    <w:p>
      <w:r>
        <w:t>2. Closing. Closing shall occur within 30 days of signing.</w:t>
      </w:r>
      <w:ins w:author="Drafting Associate" w:id="0" w:date="2026-01-01T00:00:00Z">
        <w:r>
          <w:t xml:space="preserve"> Closing shall occur within 30 days of signing.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 The Seller represents that the financial statements are accurate.</w:t>
        </w:r>
      </w:ins>
    </w:p>
    <w:p>
      <w:r>
        <w:t>7. Warranty Survival. All warranties and representations shall survive the closing for a period of 12 months unless otherwise stated.</w:t>
      </w:r>
      <w:ins w:author="Drafting Associate" w:id="0" w:date="2026-01-01T00:00:00Z">
        <w:r>
          <w:t xml:space="preserve"> The terms of this Agreement are confidential.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46:57Z">
    <w:p>
      <w:pPr>
        <w:pStyle w:val="CommentText"/>
      </w:pPr>
      <w:r>
        <w:rPr>
          <w:rStyle w:val="CommentReference"/>
        </w:rPr>
        <w:annotationRef/>
      </w:r>
      <w:r>
        <w:t>The purchase price reflects the Seller's public asking price, providing initial negotiation leeway.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