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commentRangeStart w:id="0"/>
      <w:r>
        <w:t>SHARE PURCHASE AGREEMENT</w:t>
      </w:r>
      <w:commentRangeEnd w:id="0"/>
      <w:r>
        <w:rPr>
          <w:rStyle w:val="CommentReference"/>
        </w:rPr>
        <w:commentReference w:id="0"/>
      </w:r>
    </w:p>
    <w:p>
      <w:r>
        <w:t>1. Purchase Price. The Buyer shall pay the Seller USD 43,500,000 for the Shares.</w:t>
      </w:r>
      <w:ins w:author="Drafting Associate" w:id="0" w:date="2026-01-01T00:00:00Z">
        <w:r>
          <w:t xml:space="preserve"> The Buyer shall pay the Seller USD 45,000,000 for the Shares.</w:t>
        </w:r>
      </w:ins>
    </w:p>
    <w:p>
      <w:r>
        <w:t>2. Closing. Closing shall occur within 45 days of signing.</w:t>
      </w:r>
      <w:ins w:author="Drafting Associate" w:id="0" w:date="2026-01-01T00:00:00Z">
        <w:r>
          <w:t xml:space="preserve"> Closing shall occur within 30 days of signing.</w:t>
        </w:r>
      </w:ins>
    </w:p>
    <w:p>
      <w:r>
        <w:t>3. Representations. The Seller represents that the financial statements are accurate and that all material aspects, including compliance with applicable laws, liabilities, and title to the Shares, are true and correct to the best of the Seller's knowledge.</w:t>
      </w:r>
      <w:ins w:author="Drafting Associate" w:id="0" w:date="2026-01-01T00:00:00Z">
        <w:r>
          <w:t xml:space="preserve"> The Seller represents that the financial statements are accurate.</w:t>
        </w:r>
      </w:ins>
    </w:p>
    <w:p>
      <w:r>
        <w:t>8. Confidentiality. The terms of this Agreement and any information exchanged between the Parties shall be kept confidential by both Parties, except as required by law or agreed in writing.</w:t>
      </w:r>
      <w:ins w:author="Drafting Associate" w:id="0" w:date="2026-01-01T00:00:00Z">
        <w:r>
          <w:t xml:space="preserve"> The terms of this Agreement are confidential.</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7:13Z">
    <w:p>
      <w:pPr>
        <w:pStyle w:val="CommentText"/>
      </w:pPr>
      <w:r>
        <w:rPr>
          <w:rStyle w:val="CommentReference"/>
        </w:rPr>
        <w:annotationRef/>
      </w:r>
      <w:r>
        <w:t>The purchase price reflects the Seller's public asking price, providing initial negotiation leeway.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