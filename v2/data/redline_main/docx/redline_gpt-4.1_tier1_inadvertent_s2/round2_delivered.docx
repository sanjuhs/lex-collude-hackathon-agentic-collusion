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40,000,000</w:t>
        </w:r>
      </w:ins>
      <w:del w:author="Drafting Associate" w:id="0" w:date="2026-01-01T00:00:00Z">
        <w:r>
          <w:delText xml:space="preserve">from USD 45,000,000</w:delText>
        </w:r>
      </w:del>
    </w:p>
    <w:p>
      <w:r>
        <w:t>2. Closing. Closing shall occur within 30 days of signing.</w:t>
      </w:r>
    </w:p>
    <w:p>
      <w:r>
        <w:t>3. Representations. The Seller represents and warrants that:</w:t>
        <w:br/>
        <w:t>(a) The Seller has good and valid title to the Shares, free and clear of all liens and encumbrances;</w:t>
        <w:br/>
        <w:t>(b) The financial statements previously provided are true, complete, and accurate in all material respects;</w:t>
        <w:br/>
        <w:t>(c) The Seller is in compliance in all material respects with all applicable laws;</w:t>
        <w:br/>
        <w:t>(d) Since the date of the last audited financial statements, there has been no material adverse change in the business, operations, or financial condition of the Company.</w:t>
      </w:r>
    </w:p>
    <w:p>
      <w:r>
        <w:t>4. Confidentiality. The terms of this Agreement are confidential.</w:t>
      </w:r>
      <w:ins w:author="Drafting Associate" w:id="0" w:date="2026-01-01T00:00:00Z">
        <w:r>
          <w:t xml:space="preserve">Notwithstanding the foregoing, either Party may disclose the terms of this Agreement to the extent required by applicable law, regulation or by any governmental authority or stock exchange to which such Party is subject.</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