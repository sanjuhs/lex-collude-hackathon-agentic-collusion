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aggregate purchase price for the Shares shall be USD 45,000,000 (the “Base Purchase Price”), subject to customary adjustments for cash, indebtedness, transaction expenses and working capital, in each case as of Closing and pursuant to an adjustment mechanism and illustrative calculation to be agreed by the parties. The Base Purchase Price and adjustment mechanics remain subject to the Buyer’s completion of due diligence and the parties’ execution of definitive transaction documents. The Buyer shall pay the amount due at Closing in immediately available funds, less any agreed escrow withholding.</w:t>
      </w:r>
    </w:p>
    <w:p>
      <w:r>
        <w:t>2. Closing. Closing shall occur on a date to be agreed by the parties following completion of due diligence and satisfaction or waiver of the conditions to Closing set forth in the definitive transaction documents.</w:t>
      </w:r>
    </w:p>
    <w:p>
      <w:r>
        <w:t>3. Seller Representations and Warranties. Subject to customary materiality and disclosure-schedule qualifications to be negotiated, the Seller shall make representations and warranties as of signing and, where appropriate, as of Closing concerning: organization and authority; title to and ownership of the Shares; capitalization; the Company’s financial statements (which shall fairly present in all material respects the financial condition and results of operations for the periods covered, in accordance with the accounting principles specified in the definitive agreement, consistently applied); absence of certain changes; compliance with applicable laws; taxes; litigation; material contracts; brokers; and the absence of conflicts. The financial-statement representation is not qualified by the Seller’s knowledge. The representations, exceptions and any disclosure schedules remain subject to diligence and negotiation of definitive documents.</w:t>
      </w:r>
    </w:p>
    <w:p>
      <w:r>
        <w:t>4. Confidentiality. Each party shall keep confidential the terms of this Agreement and information received from the other party in connection with the transaction, except to the extent disclosure is required by law or is made to its professional advisers, financing sources, or representatives who are bound by confidentiality obligations.</w:t>
      </w:r>
      <w:ins w:author="Drafting Associate" w:id="0" w:date="2026-01-01T00:00:00Z">
        <w:r>
          <w:t xml:space="preserve">4. Interim Covenants. From signing until Closing, the Seller shall cause the Company to operate in the ordinary course consistent with past practice, subject to agreed exceptions and the Buyer’s consent (not to be unreasonably withheld, conditioned or delayed) for specified actions outside the ordinary course. The Buyer shall keep diligence information confidential, use it solely to evaluate the transaction, and conduct diligence in a manner that does not unreasonably disrupt the Company’s operations. The definitive agreement shall include customary access, preservation and cooperation covenants.</w:t>
        </w:r>
      </w:ins>
      <w:ins w:author="Drafting Associate" w:id="0" w:date="2026-01-01T00:00:00Z">
        <w:r>
          <w:t xml:space="preserve">5. Conditions to Closing. Each party’s obligation to close shall be subject to customary conditions, including accuracy of the other party’s representations (subject to agreed bring-down standards), performance in all material respects of its covenants, absence of any order prohibiting the transaction, and receipt of required governmental and third-party consents. The Buyer’s obligation shall also be subject to completion of its due diligence to its satisfaction and the parties’ agreement on the purchase-price adjustment mechanics and definitive transaction documents.</w:t>
        </w:r>
      </w:ins>
      <w:ins w:author="Drafting Associate" w:id="0" w:date="2026-01-01T00:00:00Z">
        <w:r>
          <w:t xml:space="preserve">6. Termination. The definitive agreement shall provide customary termination rights, including by mutual written consent, for a final non-appealable order prohibiting the transaction, for an uncured material breach that would cause a closing condition to fail, and by either party if Closing has not occurred by an agreed outside date, subject to customary limitations where the terminating party’s breach caused the failure to close. The agreement shall address the effect of termination and survival of confidentiality and other specified provisions.</w:t>
        </w:r>
      </w:ins>
      <w:ins w:author="Drafting Associate" w:id="0" w:date="2026-01-01T00:00:00Z">
        <w:r>
          <w:t xml:space="preserve">7. Indemnification; Escrow. The definitive agreement shall provide customary claim notice, defense, cooperation, mitigation and settlement procedures. As a basis for discussion, the Seller’s indemnification for breaches of representations and warranties would be subject to a 12-month survival period, a 10% aggregate cap of the Base Purchase Price, and a 1% deductible basket, with customary exceptions for fundamental representations, fraud and covenants. The parties shall discuss an escrow of 5% of the Base Purchase Price for 12 months as the Buyer’s sole recourse for non-fundamental representation and warranty claims, subject to agreed terms and customary exceptions. No double recovery shall be permitted.</w:t>
        </w:r>
      </w:ins>
      <w:ins w:author="Drafting Associate" w:id="0" w:date="2026-01-01T00:00:00Z">
        <w:r>
          <w:t xml:space="preserve">8. Expenses. Each party shall bear its own fees and expenses incurred in connection with the transaction, whether or not Closing occurs, except that the definitive agreement may provide for allocation of transfer, sales or similar taxes and any escrow-agent fees.</w:t>
        </w:r>
      </w:ins>
      <w:ins w:author="Drafting Associate" w:id="0" w:date="2026-01-01T00:00:00Z">
        <w:r>
          <w:t xml:space="preserve">9. Diligence Materials and Schedules. The Seller will make available financial information and supporting schedules for diligence through an agreed process, subject to confidentiality obligations and customary limitations. Disclosure schedules and supporting financial information are not attached to this draft and remain to be prepared, reviewed and exchanged as diligence progresses.</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