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payable in immediately available funds at Closing.</w:t>
      </w:r>
    </w:p>
    <w:p>
      <w:r>
        <w:t>2. Closing. Closing shall occur as promptly as practicable, and in any event within 45 days after signing, subject to the satisfaction or waiver of the conditions expressly set forth in this Agreement, including: (a) receipt of required third-party consents and regulatory approvals, if any; (b) the absence of any law, order, or injunction prohibiting the consummation of the transactions contemplated hereby; (c) the absence of a Material Adverse Effect with respect to the Company since signing; and (d) the representations and warranties of the parties being true and correct at Closing, except where any failure to be true and correct would not reasonably be expected to be material to the Company or the transactions contemplated hereby. For clarity, Buyer’s obligations shall not be subject to a financing condition or to completion of confirmatory diligence following signing, except to the extent expressly set forth in this Agreement.</w:t>
      </w:r>
    </w:p>
    <w:p>
      <w:r>
        <w:t>3. Representations. The Seller represents and warrants to Buyer as follows: (a) Seller has full power and authority to enter into and perform this Agreement; (b) Seller owns the Shares free and clear of liens, other than restrictions arising under applicable securities laws or liens created by Buyer; (c) to Seller’s knowledge, the capitalization information provided to Buyer is true and complete in all material respects; (d) the financial statements provided to Buyer fairly present in all material respects the financial condition and results of operations of the Company as of the dates and for the periods indicated therein, subject only to normal year-end adjustments and the specific exceptions expressly identified in the disclosure schedule; (e) except as disclosed in the disclosure schedule, to Seller’s knowledge the Company has no liabilities required to be reflected on a balance sheet prepared in accordance with the accounting principles historically applied by the Company, other than liabilities incurred in the ordinary course of business since the date of the most recent balance sheet; (f) except as disclosed in the disclosure schedule, to Seller’s knowledge the Company is in material compliance with applicable laws, has filed material tax returns and paid material taxes due, is not subject to material pending litigation, is not in material default under material contracts, and owns or has the right to use intellectual property material to its business; (g) except as disclosed in the disclosure schedule, to Seller’s knowledge there are no material employee or benefit plan matters that would reasonably be expected to result in material liability to the Company; and (h) since the date of the most recent financial statements provided to Buyer, there has not occurred a Material Adverse Effect with respect to the Company.</w:t>
      </w:r>
    </w:p>
    <w:p>
      <w:r>
        <w:t>4. Confidentiality. The terms of this Agreement, all negotiations relating hereto, and all non-public information exchanged in connection with the transactions contemplated hereby are confidential and shall not be disclosed by either party except: (a) to its and its affiliates’ directors, officers, employees, partners, members, managers, attorneys, accountants, consultants, insurers, financing sources and prospective financing sources, and other representatives who have a need to know such information in connection with diligence, financing, approval, or consummation of the transactions contemplated hereby; (b) to regulators, governmental authorities, stock exchanges, or other parties as reasonably necessary to obtain approvals or consummate the transactions contemplated hereby; or (c) as required by law, regulation, legal process, or applicable professional obligation. Each party shall be responsible for breaches of this Section by its representatives and financing sources to whom it discloses confidential information, except to the extent such persons are independently bound by confidentiality obligations in favor of the non-disclosing party.</w:t>
      </w:r>
      <w:ins w:author="Drafting Associate" w:id="0" w:date="2026-01-01T00:00:00Z">
        <w:r>
          <w:t xml:space="preserve">5. Indemnification. From and after Closing, Seller shall indemnify Buyer for losses arising from breaches of Seller’s representations and warranties and covenants, subject to the limitations in this Section. Non-fundamental representations shall survive for 12 months after Closing and shall be subject to a deductible basket equal to 1.0% of the Purchase Price and an aggregate cap equal to 10% of the Purchase Price. Fundamental representations relating to authority and title to the Shares shall survive for 36 months after Closing and shall be capped at the Purchase Price. Tax matters shall survive until 60 days after the expiration of the applicable statute of limitations and shall be capped at 25% of the Purchase Price, except to the extent arising from fraud. Claims based on fraud shall not be subject to the foregoing survival limitations, basket, or cap. Buyer shall indemnify Seller for losses arising from Buyer’s breaches of representations, warranties, covenants, and payment obligations. No party shall be liable for punitive, special, or consequential damages except to the extent awarded to a third party in a third-party claim or arising from fraud.</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