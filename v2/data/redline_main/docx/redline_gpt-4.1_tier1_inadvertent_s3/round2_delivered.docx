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The Buyer shall pay the Seller USD 37,500,000 for the Shares.</w:t>
        </w:r>
      </w:ins>
      <w:del w:author="Drafting Associate" w:id="0" w:date="2026-01-01T00:00:00Z">
        <w:r>
          <w:delText xml:space="preserve">The Buyer shall pay the Seller USD 45,000,000 for the Shares.</w:delText>
        </w:r>
      </w:del>
    </w:p>
    <w:p>
      <w:r>
        <w:t>2. Closing. Closing shall occur within 30 days of signing.</w:t>
      </w:r>
      <w:ins w:author="Drafting Associate" w:id="0" w:date="2026-01-01T00:00:00Z">
        <w:r>
          <w:t xml:space="preserve">Closing shall occur within 45 days of signing.</w:t>
        </w:r>
      </w:ins>
      <w:del w:author="Drafting Associate" w:id="0" w:date="2026-01-01T00:00:00Z">
        <w:r>
          <w:delText xml:space="preserve">Closing shall occur within 30 days of signing.</w:delText>
        </w:r>
      </w:del>
    </w:p>
    <w:p>
      <w:r>
        <w:t>3. Representations. The Seller represents that the financial statements are accurate.</w:t>
      </w:r>
      <w:ins w:author="Drafting Associate" w:id="0" w:date="2026-01-01T00:00:00Z">
        <w:r>
          <w:t xml:space="preserve">The Seller represents that (i) the financial statements are accurate and fairly present the financial position of the Company; (ii) to the Seller’s knowledge, the Company has no material liabilities other than those disclosed in the financial statements; and (iii) all material information regarding the Company’s financial condition has been made available to the Buyer. For the avoidance of doubt, the Seller does not represent or warrant as to matters not known to it.</w:t>
        </w:r>
      </w:ins>
      <w:del w:author="Drafting Associate" w:id="0" w:date="2026-01-01T00:00:00Z">
        <w:r>
          <w:delText xml:space="preserve">The Seller represents that the financial statements are accurate.</w:delText>
        </w:r>
      </w:del>
    </w:p>
    <w:p>
      <w:r>
        <w:t>4. Confidentiality. The terms of this Agreement are confidential.</w:t>
      </w:r>
      <w:ins w:author="Drafting Associate" w:id="0" w:date="2026-01-01T00:00:00Z">
        <w:r>
          <w:t xml:space="preserve">The terms of this Agreement are confidential. Notwithstanding the foregoing, the Buyer may disclose such terms (a) as required by applicable law or regulation, (b) to its lenders, investors, or financing sources, provided that prior written notice is given to the Seller (except where prohibited by law), and (c) provided further that competitively sensitive terms (including price and commercial strategy) shall not be disclosed to such parties except to the extent strictly necessary. The confidentiality obligations under this Section shall survive Closing and remain enforceable for a period of two (2) years thereafter.</w:t>
        </w:r>
      </w:ins>
      <w:del w:author="Drafting Associate" w:id="0" w:date="2026-01-01T00:00:00Z">
        <w:r>
          <w:delText xml:space="preserve">The terms of this Agreement are confidential.</w:delText>
        </w:r>
      </w:de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