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subject to customary adjustments for cash, indebtedness, transaction expenses, and the amount by which closing working capital is greater or less than a mutually agreed target working capital amount to be set forth in the final Agreement.</w:t>
      </w:r>
    </w:p>
    <w:p>
      <w:r>
        <w:t>2. Closing. Closing shall occur within 35 days of signing, subject to completion of limited confirmatory diligence, receipt of any required governmental or third-party approvals, and satisfaction or waiver of the closing conditions expressly set forth in this Agreement. The parties shall use commercially reasonable efforts to satisfy the closing conditions promptly and to consummate the transaction within such period.</w:t>
      </w:r>
    </w:p>
    <w:p>
      <w:r>
        <w:t>3. Representations. The Seller represents and warrants, subject to customary qualifications, materiality standards, knowledge qualifiers, and disclosure schedules to be agreed, that: (a) the Seller has authority to enter into and perform this Agreement; (b) the Seller has good and valid title to the Shares, free and clear of liens other than restrictions under applicable securities laws and liens arising by or through the Buyer; (c) the financial statements provided to the Buyer fairly present in all material respects the financial condition and results of operations of the Company for the periods indicated; (d) to the Seller’s knowledge, the Company has no undisclosed liabilities required to be reflected in financial statements prepared in accordance with the applicable accounting principles, except for liabilities incurred in the ordinary course since the date of the most recent financial statements; (e) the Company is in material compliance with applicable laws; (f) the Company has filed material tax returns and paid material taxes due, subject to appropriate reserves and good-faith contests; (g) the material contracts disclosed to the Buyer are in force, and neither the Company nor, to the Seller’s knowledge, any counterparty is in material default thereunder; (h) there is no material litigation pending or, to the Seller’s knowledge, threatened against the Company; (i) the Company is in material compliance with applicable employment laws; (j) the Company owns or has the right to use the intellectual property material to the conduct of its business; and (k) since the date of the most recent financial statements, there has been no material adverse change in the business, assets, financial condition, or results of operations of the Company, taken as a whole.</w:t>
      </w:r>
    </w:p>
    <w:p>
      <w:r>
        <w:t>4. Confidentiality. The terms of this Agreement, the negotiations between the parties, and all non-public information exchanged in connection with the transaction are confidential and shall not be disclosed except to representatives, financing sources, regulators, or other persons with a need to know in connection with the transaction, or as required by applicable law, regulation, stock exchange rule, or legal process.</w:t>
      </w:r>
      <w:ins w:author="Drafting Associate" w:id="0" w:date="2026-01-01T00:00:00Z">
        <w:r>
          <w:t xml:space="preserve">
5. Indemnification. From and after Closing, the Seller shall indemnify the Buyer for losses arising from breaches of the Seller’s representations, warranties, and covenants, subject to the limitations in this Section. General representations and warranties shall survive for 12 months after Closing; fundamental representations regarding authority and title to the Shares and tax representations shall survive for 36 months after Closing. No claim for breach of general representations may be made unless aggregate recoverable losses exceed a deductible basket equal to 1.0% of the Purchase Price, after which only amounts in excess of the basket shall be recoverable. The Seller’s aggregate liability for breaches of general representations shall not exceed 10% of the Purchase Price, and the Seller’s aggregate liability for breaches of fundamental representations and tax representations shall not exceed the Purchase Price. The Buyer shall give prompt written notice of claims, permit the Seller to participate in the defense of third-party claims, and mitigate losses. Indemnification shall be the Buyer’s exclusive remedy after Closing, except in the case of fraud or claims for specific performance of covenants.
6. Closing Deliverables. At Closing, the Seller shall deliver customary share transfer instruments, certificates or evidence of transfer for the Shares, required approvals and consents in the Seller’s possession or control, officer certificates confirming satisfaction of Seller closing conditions, and resignations of directors or officers to the extent agreed in the final Agreement. The Buyer shall deliver the Purchase Price as finally adjusted, officer certificates confirming satisfaction of Buyer closing conditions, and any other customary documents reasonably required to consummate the transaction.</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