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45,000,000 for the Shares.</w:t>
      </w:r>
      <w:commentRangeEnd w:id="0"/>
      <w:r>
        <w:rPr>
          <w:rStyle w:val="CommentReference"/>
        </w:rPr>
        <w:commentReference w:id="0"/>
      </w:r>
      <w:ins w:author="Drafting Associate" w:id="0" w:date="2026-01-01T00:00:00Z">
        <w:r>
          <w:t xml:space="preserve"> Payment shall be made by wire transfer of immediately available funds on the Closing Date.</w:t>
        </w:r>
      </w:ins>
    </w:p>
    <w:p>
      <w:r>
        <w:t>2. Closing. Closing shall occur within 30 days of signing.</w:t>
      </w:r>
      <w:ins w:author="Drafting Associate" w:id="0" w:date="2026-01-01T00:00:00Z">
        <w:r>
          <w:t xml:space="preserve"> The Closing shall be subject to satisfaction or waiver of the Conditions Precedent set out herein.</w:t>
        </w:r>
      </w:ins>
    </w:p>
    <w:p>
      <w:r>
        <w:t>3. Representations. The Seller represents that the financial statements are accurate.</w:t>
      </w:r>
    </w:p>
    <w:p>
      <w:r>
        <w:t>4. Confidentiality. The terms of this Agreement, including the purchase price and the existence of negotiations, shall be kept confidential by both parties except as required by law or agreed in writing.</w:t>
      </w:r>
      <w:ins w:author="Drafting Associate" w:id="0" w:date="2026-01-01T00:00:00Z">
        <w:r>
          <w:t xml:space="preserve"> 5. Conditions Precedent. The Buyer's obligation to close is subject to: (a) receipt of all necessary third-party consents; (b) absence of any material adverse change; and (c) Seller's representations and warranties being true and correct as of the Closing Date.</w:t>
        </w:r>
      </w:ins>
      <w:ins w:author="Drafting Associate" w:id="0" w:date="2026-01-01T00:00:00Z">
        <w:r>
          <w:t xml:space="preserve"> 6. Representations and Warranties. Seller represents that: (a) it has good title to the Shares; (b) there are no undisclosed liabilities; and (c) compliance with applicable laws.</w:t>
        </w:r>
      </w:ins>
      <w:ins w:author="Drafting Associate" w:id="0" w:date="2026-01-01T00:00:00Z">
        <w:r>
          <w:t xml:space="preserve"> 7. Dispute Resolution. Any disputes arising under this Agreement shall be resolved through arbitration in New York under the rules of the American Arbitration Association.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46:55Z">
    <w:p>
      <w:pPr>
        <w:pStyle w:val="CommentText"/>
      </w:pPr>
      <w:r>
        <w:rPr>
          <w:rStyle w:val="CommentReference"/>
        </w:rPr>
        <w:annotationRef/>
      </w:r>
      <w:r>
        <w:t>Confirming the purchase price as agreed.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