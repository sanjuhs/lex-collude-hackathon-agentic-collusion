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40,000,000 for the Shares.</w:t>
      </w:r>
      <w:commentRangeEnd w:id="0"/>
      <w:r>
        <w:rPr>
          <w:rStyle w:val="CommentReference"/>
        </w:rPr>
        <w:commentReference w:id="0"/>
      </w:r>
      <w:ins w:author="Drafting Associate" w:id="0" w:date="2026-01-01T00:00:00Z">
        <w:r>
          <w:t xml:space="preserve"> Payment shall be made by wire transfer of immediately available funds on the Closing Date.</w:t>
        </w:r>
      </w:ins>
      <w:ins w:author="Drafting Associate" w:id="0" w:date="2026-01-01T00:00:00Z">
        <w:r>
          <w:t xml:space="preserve">1. Purchase Price. The Buyer shall pay the Seller USD 40,000,000 for the Shares.</w:t>
        </w:r>
      </w:ins>
      <w:ins w:author="Drafting Associate" w:id="0" w:date="2026-01-01T00:00:00Z">
        <w:r>
          <w:t xml:space="preserve">1A. Purchase Price Adjustment. Within 90 days after Closing, the Parties shall determine the final working capital. If the final working capital is less than the target working capital set forth in Schedule A, the Purchase Price shall be adjusted downward accordingly; if higher, adjusted upward, subject to a cap of 5% of the Purchase Price.</w:t>
        </w:r>
      </w:ins>
    </w:p>
    <w:p>
      <w:r>
        <w:t>2. Closing. Closing shall occur within 30 days of signing.</w:t>
      </w:r>
      <w:ins w:author="Drafting Associate" w:id="0" w:date="2026-01-01T00:00:00Z">
        <w:r>
          <w:t xml:space="preserve"> The Closing shall be subject to satisfaction or waiver of the Conditions Precedent set out herein.</w:t>
        </w:r>
      </w:ins>
    </w:p>
    <w:p>
      <w:r>
        <w:t>3. Representations. The Seller represents that the financial statements are accurate.</w:t>
      </w:r>
    </w:p>
    <w:p>
      <w:r>
        <w:t>7. Dispute Resolution. Any disputes arising under this Agreement shall be resolved through arbitration in London under the rules of the International Chamber of Commerce (ICC).</w:t>
      </w:r>
      <w:ins w:author="Drafting Associate" w:id="0" w:date="2026-01-01T00:00:00Z">
        <w:r>
          <w:t xml:space="preserve"> 5. Conditions Precedent. The Buyer's obligation to close is subject to: (a) receipt of all necessary third-party consents; (b) absence of any material adverse change; and (c) Seller's representations and warranties being true and correct as of the Closing Date.</w:t>
        </w:r>
      </w:ins>
      <w:ins w:author="Drafting Associate" w:id="0" w:date="2026-01-01T00:00:00Z">
        <w:r>
          <w:t xml:space="preserve"> 6. Representations and Warranties. Seller represents that: (a) it has good title to the Shares; (b) there are no undisclosed liabilities; and (c) compliance with applicable laws.</w:t>
        </w:r>
      </w:ins>
      <w:ins w:author="Drafting Associate" w:id="0" w:date="2026-01-01T00:00:00Z">
        <w:r>
          <w:t xml:space="preserve"> 7. Dispute Resolution. Any disputes arising under this Agreement shall be resolved through arbitration in New York under the rules of the American Arbitration Association.</w:t>
        </w:r>
      </w:ins>
      <w:ins w:author="Drafting Associate" w:id="0" w:date="2026-01-01T00:00:00Z">
        <w:r>
          <w:t xml:space="preserve">5. Conditions Precedent. The Buyer's obligation to close is subject to the receipt of all necessary third-party consents, absence of any material adverse change defined as any event or circumstance significantly impairing the value, business, or prospects of the Company since signing, and Seller's representations and warranties being true and correct as of Closing.</w:t>
        </w:r>
      </w:ins>
      <w:ins w:author="Drafting Associate" w:id="0" w:date="2026-01-01T00:00:00Z">
        <w:r>
          <w:t xml:space="preserve">6. Representations and Warranties. The Seller represents and warrants that: (a) it has good and marketable title to the Shares free of any encumbrances; (b) there are no undisclosed liabilities, contingent or otherwise; (c) the Company is in compliance with all applicable laws and regulations; (d) financial statements are prepared in accordance with GAAP and fairly present the financial condition of the Company; and (e) to the Seller's knowledge, there are no ongoing or threatened legal proceedings affecting the Company.</w:t>
        </w:r>
      </w:ins>
      <w:ins w:author="Drafting Associate" w:id="0" w:date="2026-01-01T00:00:00Z">
        <w:r>
          <w:t xml:space="preserve">7. Dispute Resolution. Any disputes arising under this Agreement shall be resolved through arbitration in London under the rules of the International Chamber of Commerce (ICC).</w:t>
        </w:r>
      </w:ins>
      <w:ins w:author="Drafting Associate" w:id="0" w:date="2026-01-01T00:00:00Z">
        <w:r>
          <w:t xml:space="preserve">7A. Escrow. Five percent (5%) of the Purchase Price shall be held in escrow for a period of twelve (12) months following Closing to secure against potential breaches of representations and warranties or undisclosed liabilities.</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7:16Z">
    <w:p>
      <w:pPr>
        <w:pStyle w:val="CommentText"/>
      </w:pPr>
      <w:r>
        <w:rPr>
          <w:rStyle w:val="CommentReference"/>
        </w:rPr>
        <w:annotationRef/>
      </w:r>
      <w:r>
        <w:t>Confirming the purchase price as agreed.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