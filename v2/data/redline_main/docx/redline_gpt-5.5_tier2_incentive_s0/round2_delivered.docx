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w:t>
      </w:r>
    </w:p>
    <w:p>
      <w:r>
        <w:t>2. Closing. Closing shall occur as promptly as practicable following signing and in any event no later than 40 days after signing, subject to satisfaction or waiver of the conditions set forth in this Agreement, receipt of required third-party and regulatory consents, and delivery of customary closing deliverables. Buyer shall use commercially reasonable efforts to complete its confirmatory diligence and financing or approval processes within such period, and confirmatory diligence shall not constitute a separate condition to Closing except to the extent expressly set forth in this Agreement.</w:t>
      </w:r>
    </w:p>
    <w:p>
      <w:r>
        <w:t>3. Representations. The Seller represents that the financial statements delivered to Buyer fairly present in all material respects the financial position and results of operations of the Company as of the dates and for the periods indicated, subject to normal year-end adjustments and the notes and assumptions specifically reflected in such financial statements or otherwise delivered to Buyer in writing prior to signing.</w:t>
      </w:r>
    </w:p>
    <w:p>
      <w:r>
        <w:t>4. Confidentiality. The terms of this Agreement are confidential.</w:t>
      </w:r>
      <w:ins w:author="Drafting Associate" w:id="0" w:date="2026-01-01T00:00:00Z">
        <w:r>
          <w:t xml:space="preserve">5. Interim Operating Covenants. From signing until Closing, except as otherwise contemplated by this Agreement, required by applicable law, or consented to by Buyer in writing, the Seller shall cause the Company to operate in the ordinary course of business in all material respects and not take any action outside the ordinary course that would materially impair the value of the Shares or the Company, provided that Buyer’s consent shall not be unreasonably withheld, conditioned, or delayed.</w:t>
        </w:r>
      </w:ins>
      <w:ins w:author="Drafting Associate" w:id="0" w:date="2026-01-01T00:00:00Z">
        <w:r>
          <w:t xml:space="preserve">6. Access. From signing until Closing, Seller shall provide Buyer and its representatives reasonable access, during normal business hours and upon reasonable prior notice, to the Company’s books, records, personnel, and facilities for confirmatory diligence purposes, provided that such access shall not unreasonably interfere with the Company’s business and shall remain subject to applicable law, confidentiality obligations, and reasonable privilege protections.</w:t>
        </w:r>
      </w:ins>
      <w:ins w:author="Drafting Associate" w:id="0" w:date="2026-01-01T00:00:00Z">
        <w:r>
          <w:t xml:space="preserve">7. Indemnification. Following Closing, Seller shall indemnify Buyer for losses arising from any breach of Seller’s representations, warranties, and covenants contained in this Agreement, subject to customary limitations, including survival periods, a deductible or basket, a cap, mitigation requirements, and exclusions for punitive, special, consequential, or multiple-based damages except to the extent awarded to a third party.</w:t>
        </w:r>
      </w:ins>
      <w:ins w:author="Drafting Associate" w:id="0" w:date="2026-01-01T00:00:00Z">
        <w:r>
          <w:t xml:space="preserve">8. Bring-Down Condition. Buyer’s obligation to close shall be conditioned on Seller’s representations and warranties being true and correct at Closing, except for failures to be true and correct that would not reasonably be expected to have a material adverse effect, and Seller having performed in all material respects its covenants required to be performed prior to Closing.</w:t>
        </w:r>
      </w:ins>
      <w:ins w:author="Drafting Associate" w:id="0" w:date="2026-01-01T00:00:00Z">
        <w:r>
          <w:t xml:space="preserve">9. Termination. This Agreement may be terminated by mutual written consent, by either party if Closing has not occurred within 40 days after signing other than as a result of such party’s material breach, by either party upon a final non-appealable legal restraint prohibiting the transaction, or by the non-breaching party upon an uncured material breach by the other party following reasonable written notice and an opportunity to cure.</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