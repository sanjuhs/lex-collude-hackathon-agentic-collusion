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subject to satisfaction of standard completion conditions including receipt of all necessary regulatory approvals and satisfactory confirmatory due diligence by the Buyer.</w:t>
      </w:r>
    </w:p>
    <w:p>
      <w:r>
        <w:t>3. Representations. The Seller represents that the financial statements are accurate. Details of these statements, and any material exceptions or qualifications, shall be set out in the Seller Disclosure Schedule to be attached to this Agreement.</w:t>
      </w:r>
    </w:p>
    <w:p>
      <w:r>
        <w:t>4. Confidentiality. The terms of this Agreement are confidential.</w:t>
      </w:r>
      <w:ins w:author="Drafting Associate" w:id="0" w:date="2026-01-01T00:00:00Z">
        <w:r>
          <w:t xml:space="preserve">5. Fundamental Warranty. The Seller is prepared to provide a 12-month fundamental warranty with respect to its representations, the precise scope and limitations of which to be agreed between the parties.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project_status">
    <vt:lpwstr xmlns:vt="http://schemas.openxmlformats.org/officeDocument/2006/docPropsVTypes">Completed_Review: 2024-06-18</vt:lpwstr>
  </property>
</Properties>
</file>