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The Seller represents, to the Seller’s knowledge and except as set out in this Agreement, that the financial statements are accurate in all material respects.</w:t>
        </w:r>
      </w:ins>
    </w:p>
    <w:p>
      <w:r>
        <w:t>4. Confidentiality. The terms of this Agreement are confidential.</w:t>
      </w:r>
      <w:ins w:author="Drafting Associate" w:id="0" w:date="2026-01-01T00:00:00Z">
        <w:r>
          <w:t xml:space="preserve">The terms of this Agreement are confidential, except to the extent disclosure is required by law, regulation, court order, or to the parties’ respective advisors and financing sources on a need-to-know basis, each subject to customary confidentiality obligations.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