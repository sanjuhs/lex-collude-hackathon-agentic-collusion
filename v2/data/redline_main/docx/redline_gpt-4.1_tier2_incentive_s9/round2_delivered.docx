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 The purchase price shall be paid in immediately available funds by wire transfer to an account designated by the Seller.</w:t>
        </w:r>
      </w:ins>
      <w:ins w:author="Drafting Associate" w:id="0" w:date="2026-01-01T00:00:00Z">
        <w:r>
          <w:t xml:space="preserve">The Buyer shall pay the Seller USD 36,500,000 for the Shares.</w:t>
        </w:r>
      </w:ins>
    </w:p>
    <w:p>
      <w:r>
        <w:t>2. Closing. Closing shall occur within 30 days of signing.</w:t>
      </w:r>
      <w:ins w:author="Drafting Associate" w:id="0" w:date="2026-01-01T00:00:00Z">
        <w:r>
          <w:t xml:space="preserve"> At Closing, the Seller shall deliver to the Buyer duly executed stock transfer forms, share certificates (if any), and any other documents reasonably required to transfer good and valid title to the Shares free of encumbrances.</w:t>
        </w:r>
      </w:ins>
      <w:ins w:author="Drafting Associate" w:id="0" w:date="2026-01-01T00:00:00Z">
        <w:r>
          <w:t xml:space="preserve">At Closing, the Buyer shall pay the Purchase Price in immediately available funds by wire transfer to the account designated in writing by the Seller. At Closing, the Seller shall deliver to the Buyer (i) duly executed stock transfer forms, (ii) share certificates (if any), and (iii) any other documents reasonably required to effect a transfer of good and valid title to the Shares, such reasonableness to be determined objectively, acting in good faith.</w:t>
        </w:r>
      </w:ins>
    </w:p>
    <w:p>
      <w:r>
        <w:t>3. Representations. The Seller represents that the financial statements are accurate.</w:t>
      </w:r>
      <w:ins w:author="Drafting Associate" w:id="0" w:date="2026-01-01T00:00:00Z">
        <w:r>
          <w:t xml:space="preserve">The Seller represents, warrants, and undertakes to the Buyer that:
(a) Due Organization. The Seller is duly organized and validly existing under the laws of its jurisdiction.
(b) Good Title. The Seller has good and marketable title to the Shares, free from all liens and encumbrances.
(c) Authority. The Seller has full corporate power and authority to enter into and perform this Agreement.
(d) Compliance. As of the date hereof and the Closing Date, the Seller is in compliance with applicable laws in all material respects.
(e) No Undisclosed Liabilities. To the Seller’s knowledge, there are no liabilities relating to the Company or the Shares other than those disclosed in the financial statements or incurred in ordinary course since the latest balance sheet date.
(f) No Material Adverse Change. Since the date of the latest balance sheet, there has been no material adverse change in the business, assets, or operations of the Company.</w:t>
        </w:r>
      </w:ins>
    </w:p>
    <w:p>
      <w:r>
        <w:t>4. Confidentiality. The terms of this Agreement are confidential.</w:t>
      </w:r>
      <w:ins w:author="Drafting Associate" w:id="0" w:date="2026-01-01T00:00:00Z">
        <w:r>
          <w:t xml:space="preserve">Notwithstanding the foregoing, either party may disclose the terms of this Agreement to its actual or potential financiers, lenders and advisers or as required by law, regulation, or as requested by any governmental authority. The confidentiality obligations herein bind both parties.</w:t>
        </w:r>
      </w:ins>
      <w:ins w:author="Drafting Associate" w:id="0" w:date="2026-01-01T00:00:00Z">
        <w:r>
          <w:t xml:space="preserve">5. Post-Closing Covenants. For a period of three (3) years following the Closing Date, the Seller shall not, directly or indirectly, (a) engage in any business which competes with the Company’s business as conducted at Closing within [define relevant jurisdiction], or (b) solicit or attempt to solicit business from or hire current employees, consultants, or key contractors of the Company. The foregoing covenants shall be subject to customary carve-outs (e.g., passive investments, governmental requirement, etc.) and shall not unduly restrict Seller’s existing business not related to the Company.</w:t>
        </w:r>
      </w:ins>
      <w:ins w:author="Drafting Associate" w:id="0" w:date="2026-01-01T00:00:00Z">
        <w:r>
          <w:t xml:space="preserve">6. Purchase Price Adjustment. The Purchase Price shall be adjusted dollar-for-dollar to reflect (a) the excess or shortfall of actual working capital as of Closing (determined in accordance with the agreed illustrative calculation attached hereto as Exhibit A) versus a working capital target of USD [to be agreed], and (b) any indebtedness of the Company outstanding as at Closing. The parties shall cooperate in good faith to finalize the closing accounts within 45 days of Closing, with any adjustment settled within 10 business days thereafter.</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Aldous Finch LLP</dc:creator>
  <cp:keywords/>
  <dc:description/>
  <cp:lastModifiedBy/>
  <cp:revision>1</cp:revision>
  <dcterms:created xsi:type="dcterms:W3CDTF">2013-12-23T23:15:00Z</dcterms:created>
  <dcterms:modified xsi:type="dcterms:W3CDTF">2013-12-23T23:15:00Z</dcterms:modified>
  <cp:category/>
</cp:coreProperties>
</file>