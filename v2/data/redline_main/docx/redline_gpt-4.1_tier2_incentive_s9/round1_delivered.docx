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 The purchase price shall be paid in immediately available funds by wire transfer to an account designated by the Seller.</w:t>
        </w:r>
      </w:ins>
    </w:p>
    <w:p>
      <w:r>
        <w:t>2. Closing. Closing shall occur within 30 days of signing.</w:t>
      </w:r>
      <w:ins w:author="Drafting Associate" w:id="0" w:date="2026-01-01T00:00:00Z">
        <w:r>
          <w:t xml:space="preserve"> At Closing, the Seller shall deliver to the Buyer duly executed stock transfer forms, share certificates (if any), and any other documents reasonably required to transfer good and valid title to the Shares free of encumbrances.</w:t>
        </w:r>
      </w:ins>
    </w:p>
    <w:p>
      <w:r>
        <w:t>3. Representations. The Seller represents that the financial statements are accurate.</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