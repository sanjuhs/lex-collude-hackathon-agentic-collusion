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USD 36,500,000</w:t>
        </w:r>
      </w:ins>
      <w:del w:author="Drafting Associate" w:id="0" w:date="2026-01-01T00:00:00Z">
        <w:r>
          <w:delText xml:space="preserve">[del: USD 45,000,000]</w:delText>
        </w:r>
      </w:del>
    </w:p>
    <w:p>
      <w:r>
        <w:t>2. Closing. Closing shall occur within 30 days of signing.</w:t>
      </w:r>
      <w:ins w:author="Drafting Associate" w:id="0" w:date="2026-01-01T00:00:00Z">
        <w:r>
          <w:t xml:space="preserve">At Closing, (a) the Buyer shall pay the Purchase Price by wire transfer to the Seller’s nominated account; (b) the Seller shall deliver duly executed share transfer forms and original share certificates; (c) each party shall deliver such further documents as reasonably required. Closing shall occur at the Seller's counsel offices or remotely, within 30 days of signing.</w:t>
        </w:r>
      </w:ins>
    </w:p>
    <w:p>
      <w:r>
        <w:t>3. Representations. The Seller represents that the financial statements are accurate.</w:t>
      </w:r>
      <w:ins w:author="Drafting Associate" w:id="0" w:date="2026-01-01T00:00:00Z">
        <w:r>
          <w:t xml:space="preserve">The Seller represents and warrants to the best of its knowledge, and subject to matters fairly disclosed in the data room, that: (a) the financial statements are accurate in all material respects; (b) the Seller has good and valid title to the Shares, free of any encumbrance; (c) the Seller has complied in all material respects with applicable laws; (d) to the Seller’s knowledge, there is no pending or threatened litigation or investigation against the Seller or the Company that would have a material adverse effect; (e) to the Seller's knowledge, the Company has duly paid all material taxes required; (f) as at the date hereof, there has been no material adverse change in the business of the Company; (g) there are no undisclosed liabilities that, individually or in aggregate, would reasonably be expected to result in a material liability to the Company. Any claims hereunder must be made within 12 months of Closing and the Seller's aggregate liability for breaches of warranty shall not exceed 20% of the Purchase Price.</w:t>
        </w:r>
      </w:ins>
    </w:p>
    <w:p>
      <w:r>
        <w:t>4. Confidentiality. The terms of this Agreement are confidential.</w:t>
      </w:r>
      <w:ins w:author="Drafting Associate" w:id="0" w:date="2026-01-01T00:00:00Z">
        <w:r>
          <w:t xml:space="preserve">The Seller shall indemnify the Buyer for any direct losses arising from a breach of the Seller’s warranties under this Agreement, subject to the limitations set out herein. The Seller shall not be liable for any consequential, remote or punitive damages. The aggregate indemnity liability of the Seller shall not exceed 20% of the Purchase Price, and no claim may be brought after 12 months following Closing.</w:t>
        </w:r>
      </w:ins>
      <w:ins w:author="Drafting Associate" w:id="0" w:date="2026-01-01T00:00:00Z">
        <w:r>
          <w:t xml:space="preserve">[new para] Notwithstanding the foregoing, disclosures of the terms of this Agreement may be made: (a) with the prior written consent of the other party; (b) as required by law, regulation, or a competent authority; (c) to a party's professional advisers, who are subject to confidentiality obligations; or (d) in connection with any bona fide dispute relating to this Agreement.</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