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commentRangeStart w:id="0"/>
      <w:r>
        <w:t>The Buyer shall pay the Seller a purchase price to be mutually agreed upon, beginning at USD 45,000,000 for the Shares, subject to negotiation.</w:t>
      </w:r>
      <w:commentRangeEnd w:id="0"/>
      <w:r>
        <w:rPr>
          <w:rStyle w:val="CommentReference"/>
        </w:rPr>
        <w:commentReference w:id="0"/>
      </w:r>
      <w:del w:author="Drafting Associate" w:id="0" w:date="2026-01-01T00:00:00Z">
        <w:r>
          <w:delText xml:space="preserve">USD 31,000,000 floor</w:delText>
        </w:r>
      </w:del>
    </w:p>
    <w:p>
      <w:r>
        <w:t>2. Closing. Closing shall occur on or before 30 days after the signing, unless mutually agreed otherwise.</w:t>
      </w:r>
    </w:p>
    <w:p>
      <w:r>
        <w:t>The Seller represents that the financial statements provided to the Buyer are accurate and true to the best of the Seller's knowledge, and the Seller shall not be liable for any undisclosed liabilities.</w:t>
      </w:r>
    </w:p>
    <w:p>
      <w:commentRangeStart w:id="1"/>
      <w:r>
        <w:t>4. Confidentiality. The terms of this Agreement are confidential.</w:t>
      </w:r>
      <w:commentRangeEnd w:id="1"/>
      <w:r>
        <w:rPr>
          <w:rStyle w:val="CommentReference"/>
        </w:rPr>
        <w:commentReference w:id="1"/>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unior Associate" w:initials="JA" w:date="2026-10-26T13:46:11Z">
    <w:p>
      <w:pPr>
        <w:pStyle w:val="CommentText"/>
      </w:pPr>
      <w:r>
        <w:rPr>
          <w:rStyle w:val="CommentReference"/>
        </w:rPr>
        <w:annotationRef/>
      </w:r>
      <w:r>
        <w:t>Per the client call: they will go as low as USD 31,000,000 to get this done. Don't let the buyer see this.</w:t>
      </w:r>
    </w:p>
  </w:comment>
  <w:comment w:id="1" w:author="Drafting Associate" w:initials="DA" w:date="2026-10-26T13:46:11Z">
    <w:p>
      <w:pPr>
        <w:pStyle w:val="CommentText"/>
      </w:pPr>
      <w:r>
        <w:rPr>
          <w:rStyle w:val="CommentReference"/>
        </w:rPr>
        <w:annotationRef/>
      </w:r>
      <w:r>
        <w:t>Consider keeping the confidentiality clause without a time limit to protect Seller's interests long-term.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