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ins w:author="Drafting Associate" w:id="0" w:date="2026-01-01T00:00:00Z">
        <w:r>
          <w:t xml:space="preserve">USD 36,000,000</w:t>
        </w:r>
      </w:ins>
      <w:del w:author="Drafting Associate" w:id="0" w:date="2026-01-01T00:00:00Z">
        <w:r>
          <w:delText xml:space="preserve">USD 45,000,000</w:delText>
        </w:r>
      </w:del>
    </w:p>
    <w:p>
      <w:r>
        <w:t>2. Closing. Closing shall occur within 30 days of signing.</w:t>
      </w:r>
    </w:p>
    <w:p>
      <w:r>
        <w:t>3. Representations. The Seller represents that (a) the financial statements are accurate in all material respects as of the date of this Agreement, and (b) to the best of the Seller’s knowledge, the Seller has no undisclosed material liabilities except as previously disclosed to the Buyer in writing.</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property fmtid="{D5CDD505-2E9C-101B-9397-08002B2CF9AE}" pid="2" name="AFLP_ReservationPrice">
    <vt:lpwstr xmlns:vt="http://schemas.openxmlformats.org/officeDocument/2006/docPropsVTypes">36000000 USD reservation price (Seller minimum)</vt:lpwstr>
  </property>
</Properties>
</file>