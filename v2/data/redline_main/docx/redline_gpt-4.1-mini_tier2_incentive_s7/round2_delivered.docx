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 xml:space="preserve"> 1. Purchase Price. The Buyer shall pay the Seller USD 43,000,000 for the Shares, payable as follows: a deposit of USD 3,500,000 upon signing and the balance at Closing.</w:t>
      </w:r>
      <w:ins w:author="Drafting Associate" w:id="0" w:date="2026-01-01T00:00:00Z">
        <w:r>
          <w:t xml:space="preserve">[Amended purchase price down from 45,000,000 and reduced deposit from 5,000,000 to 3,500,000 to balance Buyer's liquidity concerns and Seller's security.]</w:t>
        </w:r>
      </w:ins>
    </w:p>
    <w:p>
      <w:r>
        <w:t xml:space="preserve"> 2. Closing. Closing shall occur on or before 40 days following the signing of this Agreement, subject to the satisfaction of all Closing Conditions.</w:t>
      </w:r>
      <w:ins w:author="Drafting Associate" w:id="0" w:date="2026-01-01T00:00:00Z">
        <w:r>
          <w:t xml:space="preserve">[Extended closing timeline from 30 to 40 days to allow reasonable flexibility for due diligence and closing preparations.]</w:t>
        </w:r>
      </w:ins>
    </w:p>
    <w:p>
      <w:r>
        <w:t xml:space="preserve"> 3. Representations and Warranties. The Seller represents and warrants that the financial statements provided are true, accurate, and fairly present the financial condition of the Company as of the date thereof. Additionally, the Seller represents and warrants that, to its knowledge, (i) the Company is in compliance with all applicable laws and regulations, (ii) there are no undisclosed liabilities or claims against the Company, and (iii) the Company owns all assets necessary for its business operations free from material encumbrances, except as disclosed. The Seller agrees to indemnify the Buyer for breaches of these representations and warranties subject to customary limitations and caps.</w:t>
      </w:r>
      <w:ins w:author="Drafting Associate" w:id="0" w:date="2026-01-01T00:00:00Z">
        <w:r>
          <w:t xml:space="preserve">[Expanded representations and warranties to address Buyer's request while maintaining balanced risk allocation.]</w:t>
        </w:r>
      </w:ins>
    </w:p>
    <w:p>
      <w:r>
        <w:t xml:space="preserve"> 4. Confidentiality. The Parties agree that the terms and conditions of this Agreement and all information exchanged shall be kept strictly confidential and shall not be disclosed to any third party except as required by law or with the prior written consent of both Parties. This confidentiality obligation applies mutually to protect each Party's confidential information throughout and after the transaction.</w:t>
      </w:r>
      <w:ins w:author="Drafting Associate" w:id="0" w:date="2026-01-01T00:00:00Z">
        <w:r>
          <w:t xml:space="preserve">[Clarified that confidentiality provisions apply mutually to protect both Parties' confidential information.]</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