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at Closing, subject to the escrow and indemnity provisions of this Agreement.</w:t>
      </w:r>
    </w:p>
    <w:p>
      <w:r>
        <w:t>2. Closing. Closing shall occur on a date mutually agreed by the parties, but in no event earlier than 45 days following signing, and subject to the satisfaction or waiver (as applicable) of the following conditions precedent: (a) receipt of all required third-party, governmental and regulatory consents and approvals; (b) the absence of any material adverse change in the business, assets, liabilities, condition (financial or otherwise), or results of operations of the Company since signing; and (c) the accuracy of the Seller’s representations and warranties in all material respects as of Closing (other than those expressly qualified by materiality or knowledge, which shall be so qualified).</w:t>
      </w:r>
    </w:p>
    <w:p>
      <w:r>
        <w:t>3. Representations. The Seller represents and warrants to the Buyer, as of signing and as of Closing (to the extent applicable), that: (a) it has full authority and power to enter into and perform this Agreement; (b) it has good and valid title to the Shares, free and clear of all liens and encumbrances other than those created by the Buyer or arising under applicable securities laws; (c) the capitalization of the Company is as set forth on a disclosure schedule and there are no outstanding options, warrants, pre-emptive rights or other rights to acquire equity interests except as disclosed; (d) there are no liabilities or obligations of the Company required to be disclosed under applicable accounting principles that have not been disclosed, other than liabilities incurred in the ordinary course; (e) the Company is in compliance in all material respects with applicable laws; (f) there is no pending or, to the Seller’s knowledge, threatened litigation that would reasonably be expected to have a material adverse effect; (g) the Company has timely filed all material tax returns and paid all material taxes due, subject to good-faith disputes and reserves; (h) employee matters have been conducted in compliance in all material respects with applicable law; (i) the Company owns or has valid rights to use the material intellectual property necessary for its business and, to the Seller’s knowledge, does not infringe material third-party rights; (j) the Company has entered into material contracts in the ordinary course and, to the Seller’s knowledge, no counterparty is in material default; and (k) no broker, finder or investment banker is entitled to any fee or commission based on the transactions contemplated hereby other than as disclosed.</w:t>
      </w:r>
    </w:p>
    <w:p>
      <w:r>
        <w:t>4. Confidentiality. The terms of this Agreement are confidential; provided, however, that Buyer may disclose such terms and the existence of the transaction to its affiliates, financing sources, lenders, prospective lenders, accountants, legal counsel, financial advisers, and other professional advisers, and as required by applicable law, regulation, stock exchange rule, or order of a court or governmental authority, in each case subject to customary confidentiality obligations to the extent reasonably practicable.</w:t>
      </w:r>
      <w:ins w:author="Drafting Associate" w:id="0" w:date="2026-01-01T00:00:00Z">
        <w:r>
          <w:t xml:space="preserve">Indemnity. The Seller’s indemnification obligations shall be subject to customary limitations, including a basket/deductible, a cap on general indemnity claims, survival periods of 18 months for general representations and warranties (and longer survival only for fundamental representations, taxes and fraud), and a sole-and-exclusive-remedy framework subject to customary fraud carve-outs. The Buyer shall be entitled to an escrow/holdback equal to 7.5% of the Purchase Price for a period of 12 months to secure post-closing indemnity claims.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