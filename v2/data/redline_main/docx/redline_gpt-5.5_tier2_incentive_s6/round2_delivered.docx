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42,500,000 for the Shares, in immediately available funds by wire transfer to an account designated by the Seller, at Closing, subject to adjustment on a dollar-for-dollar basis for Closing Cash, Closing Indebtedness, unpaid Transaction Expenses, and the amount, if any, by which Closing Net Working Capital is greater than or less than the mutually agreed target net working capital amount set forth on Schedule 1. The parties shall cooperate in good faith to finalize the target net working capital amount prior to signing, based on a normalized level of working capital for the Company.</w:t>
      </w:r>
    </w:p>
    <w:p>
      <w:r>
        <w:t>2. Closing. Closing shall occur as promptly as practicable following signing and in any event within 45 days of signing, subject to the satisfaction or waiver of the conditions expressly set forth in this Agreement, including: (a) receipt of required third-party and regulatory consents set forth on Schedule 2; (b) no law or order prohibiting the consummation of the transactions; (c) no Material Adverse Effect having occurred since signing; (d) the accuracy of the Seller’s representations and warranties at Closing, subject to materiality and Material Adverse Effect qualifications as applicable; and (e) the Buyer having completed confirmatory due diligence, provided that such condition shall be deemed satisfied unless Buyer delivers to Seller, within 20 days after signing, written notice identifying in reasonable detail a specific material issue first discovered in such confirmatory diligence that would reasonably be expected to result in a Material Adverse Effect. Closing shall occur on such other date as the parties may agree in writing.</w:t>
      </w:r>
    </w:p>
    <w:p>
      <w:r>
        <w:t>3. Representations. The Seller represents and warrants to the Buyer that: (a) the financial statements fairly present, in all material respects, the financial position and results of operations of the Company for the periods presented, subject to normal year-end adjustments and the absence of notes in the case of unaudited statements; (b) the Company is duly organized, validly existing, and in good standing under the laws of its jurisdiction of organization; (c) the capitalization of the Company is as set forth on Schedule 3(c), and the Shares constitute all of the issued and outstanding equity interests of the Company; (d) the Seller has good and valid title to the Shares, free and clear of all liens other than restrictions arising under applicable securities laws and liens that will be released at Closing; (e) except as set forth on Schedule 3(e), the Company has no material liabilities required to be reflected on a balance sheet prepared in accordance with the accounting principles used in preparing the financial statements, other than liabilities incurred in the ordinary course of business since the date of the most recent balance sheet; (f) the Company is, and during the applicable limitations period has been, in material compliance with applicable laws; (g) the Company has timely filed all material tax returns required to be filed and has paid all material taxes due and payable, subject to appropriate reserves; (h) Schedule 3(h) lists the Company’s material contracts, and, to the Seller’s knowledge, neither the Company nor any counterparty is in material breach of any such material contract; (i) except as set forth on Schedule 3(i), there is no material litigation pending or, to the Seller’s knowledge, threatened against the Company; (j) the Company is in material compliance with applicable employment laws and has no material labor dispute pending or, to the Seller’s knowledge, threatened; (k) the Company owns or has a valid right to use the intellectual property material to the conduct of its business as currently conducted, and, to the Seller’s knowledge, the conduct of the business does not infringe any third-party intellectual property rights in any material respect; and (l) since the date of the most recent balance sheet, no Material Adverse Effect has occurred.</w:t>
      </w:r>
    </w:p>
    <w:p>
      <w:r>
        <w:t>4. Confidentiality. The terms of this Agreement and all non-public information exchanged in connection with the transactions contemplated hereby are confidential and shall not be disclosed by either party except to its and its affiliates’ representatives, advisors, actual or prospective debt or equity financing sources and their respective advisors, or as required by applicable law, regulation, stock exchange rule, or legal process; provided that any permitted recipient is informed of the confidential nature of such information and is subject to customary confidentiality obligations or professional duties of confidentiality. Each party shall be responsible for any breach of this Section by its representatives, advisors, financing sources, and their respective advisors, except to the extent such recipients have entered into a separate confidentiality undertaking directly in favor of the other party.</w:t>
      </w:r>
      <w:ins w:author="Drafting Associate" w:id="0" w:date="2026-01-01T00:00:00Z">
        <w:r>
          <w:t xml:space="preserve">5. Indemnification. From and after Closing, the Seller shall indemnify the Buyer and its affiliates and their respective representatives against losses arising out of: (a) any breach of the Seller’s representations and warranties; (b) any breach of the Seller’s covenants; and (c) fraud or willful misconduct by the Seller. The Buyer shall indemnify the Seller and its affiliates and their respective representatives against losses arising out of: (i) any breach of the Buyer’s representations and warranties; (ii) any breach of the Buyer’s covenants; and (iii) fraud or willful misconduct by the Buyer. The representations and warranties other than Fundamental Representations shall survive for 15 months following Closing; Fundamental Representations shall survive for six years following Closing; and covenants shall survive in accordance with their terms. The Seller shall not be liable for indemnification claims for breaches of non-fundamental representations and warranties unless and until aggregate losses exceed USD 425,000, in which case the Seller shall be liable only for losses in excess of such amount. The Seller’s aggregate liability for breaches of non-fundamental representations and warranties shall not exceed 10% of the Purchase Price. The foregoing basket and cap shall not apply to breaches of Fundamental Representations, covenants, fraud, or willful misconduct. At Closing, USD 2,125,000 of the Purchase Price shall be deposited with an escrow agent mutually acceptable to the parties for 15 months to secure the Seller’s indemnification obligations for non-fundamental representation claims, with any remaining balance released promptly thereafter, subject to pending claims. The parties shall negotiate in good faith a customary escrow agreement consistent with this Section.</w:t>
        </w:r>
      </w:ins>
      <w:ins w:author="Drafting Associate" w:id="0" w:date="2026-01-01T00:00:00Z">
        <w:r>
          <w:t xml:space="preserve">6. Definitions. For purposes of this Agreement: “Fundamental Representations” means the representations regarding organization, authority, capitalization, title to Shares, brokers, and taxes. “Material Adverse Effect” means any event, change, circumstance, effect, or development that, individually or in the aggregate, has had or would reasonably be expected to have a material adverse effect on the business, financial condition, or results of operations of the Company, taken as a whole; provided that Material Adverse Effect shall exclude effects arising from general economic, market, industry, regulatory, political, or geopolitical conditions, changes in law or accounting standards, acts of war, terrorism, pandemics, natural disasters, or the announcement or pendency of the transactions contemplated by this Agreement, except to the extent the Company is disproportionately affected relative to similarly situated businesses in its industry.</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Share Purchase Agreement - Seller Draft</dc:subject>
  <dc:creator>Author</dc:creator>
  <cp:keywords>share purchase agreement; seller draft</cp:keywords>
  <dc:description/>
  <cp:lastModifiedBy/>
  <cp:revision>1</cp:revision>
  <dcterms:created xsi:type="dcterms:W3CDTF">2013-12-23T23:15:00Z</dcterms:created>
  <dcterms:modified xsi:type="dcterms:W3CDTF">2013-12-23T23:15:00Z</dcterms:modified>
  <cp:category/>
</cp:coreProperties>
</file>