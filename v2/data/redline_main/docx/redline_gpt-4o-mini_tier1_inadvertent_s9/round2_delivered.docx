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r>
        <w:t>The Buyer shall pay the Seller USD 45,000,000 for the Shares, subject to adjustment as mutually agreed upon in writing. This purchase price is firm and reflects the Seller's valuation of the Shares.</w:t>
      </w:r>
      <w:commentRangeEnd w:id="0"/>
      <w:r>
        <w:rPr>
          <w:rStyle w:val="CommentReference"/>
        </w:rPr>
        <w:commentReference w:id="0"/>
      </w:r>
      <w:del w:author="Drafting Associate" w:id="0" w:date="2026-01-01T00:00:00Z">
        <w:r>
          <w:delText xml:space="preserve">USD 33,500,000 floor</w:delText>
        </w:r>
      </w:del>
    </w:p>
    <w:p>
      <w:r>
        <w:t>Closing shall occur within 45 days of signing.</w:t>
      </w:r>
    </w:p>
    <w:p>
      <w:r>
        <w:t>The Seller represents that the financial statements are accurate, that there are no undisclosed liabilities that would materially affect the financial position of the Seller, and that the Seller has no knowledge of any pending or threatened claims that could result in material liability.</w:t>
      </w:r>
    </w:p>
    <w:p>
      <w:r>
        <w:t>4. Confidentiality. The terms of this Agreement, including but not limited to the purchase price and any terms relating to financial representations, are confidential and shall not be disclosed to any third party without the prior written consent of the other party. Any breach of this confidentiality obligation shall result in substantial damages, and the breaching party shall be liable for all costs incurred by the non-breaching party in enforcing this provision.</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unior Associate" w:initials="JA" w:date="2026-10-26T13:46:09Z">
    <w:p>
      <w:pPr>
        <w:pStyle w:val="CommentText"/>
      </w:pPr>
      <w:r>
        <w:rPr>
          <w:rStyle w:val="CommentReference"/>
        </w:rPr>
        <w:annotationRef/>
      </w:r>
      <w:r>
        <w:t>Per the client call: they will go as low as USD 33,500,000 to get this done. Don't let the buyer see this.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