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at Closing, by wire transfer of immediately available funds to an account designated by the Seller.</w:t>
      </w:r>
    </w:p>
    <w:p>
      <w:r>
        <w:t>2. Closing. Closing shall occur as promptly as practicable, and in any event within 45 days after signing, subject to satisfaction or waiver of the conditions precedent set forth in this Agreement, including receipt of any required third-party consents and the continued accuracy in all material respects of the representations and warranties as of Closing. Buyer’s confirmatory diligence shall be completed during such period and shall not constitute a separate condition to Closing except to the extent expressly set forth in this Agreement.</w:t>
      </w:r>
    </w:p>
    <w:p>
      <w:r>
        <w:t>3. Representations. The Seller represents and warrants to the Buyer that: (a) the Seller has good and valid title to the Shares, free and clear of all liens other than restrictions arising under applicable securities laws; (b) the Seller has authority to enter into and perform this Agreement, and this Agreement constitutes a valid and binding obligation of the Seller, enforceable in accordance with its terms; (c) the financial statements and other written information provided by the Seller to the Buyer are, to the Seller’s knowledge, accurate and complete in all material respects and fairly present the financial condition and results of operations of the Company for the periods presented; (d) except as disclosed to the Buyer, to the Seller’s knowledge, the Company has no material undisclosed liabilities; (e) except as disclosed to the Buyer, the Company is in material compliance with applicable laws; (f) except as disclosed to the Buyer, all material taxes required to be paid by the Company for pre-Closing periods have been paid or adequately reserved; (g) except as disclosed to the Buyer, there is no material litigation pending or, to the Seller’s knowledge, threatened against the Company; (h) the material contracts disclosed to the Buyer are in full force and effect in all material respects, and, to the Seller’s knowledge, neither the Company nor any counterparty is in material breach thereof; and (i) since the date of the most recent financial statements provided to the Buyer, there has not occurred any material adverse change in the business, assets, liabilities, financial condition or results of operations of the Company, except for changes affecting the industry or general economic conditions generally and not disproportionately affecting the Company.</w:t>
      </w:r>
    </w:p>
    <w:p>
      <w:r>
        <w:t>4. Confidentiality. The terms of this Agreement and all non-public information concerning the Company and the transaction are confidential and shall not be disclosed by either party, except to such party’s affiliates, directors, officers, employees, advisers, accountants, attorneys, financing sources and representatives who have a need to know and are informed of the confidential nature of such information, or as required by applicable law, regulation, legal process or stock exchange rule; provided that, to the extent legally permissible, the disclosing party shall give the other party prompt notice of any legally required disclosure and reasonably cooperate to limit the scope of such disclosure.</w:t>
      </w:r>
      <w:ins w:author="Drafting Associate" w:id="0" w:date="2026-01-01T00:00:00Z">
        <w:r>
          <w:t xml:space="preserve">5. Indemnification. From and after Closing, the Seller shall indemnify and hold harmless the Buyer and its affiliates from and against losses arising out of (a) any breach of the Seller’s representations and warranties, (b) any breach of the Seller’s covenants, and (c) pre-Closing taxes of the Company, in each case subject to the limitations set forth in this Section. No claim for breach of representations and warranties may be made unless and until aggregate losses exceed USD 250,000, after which only the excess shall be recoverable. The Seller’s aggregate liability for breaches of representations and warranties shall not exceed 10% of the Purchase Price, except in the case of fraud, willful misconduct or breaches of the representations regarding title to the Shares or authority. At Closing, USD 2,100,000 of the Purchase Price shall be deposited into escrow for 12 months to secure the Seller’s indemnification obligations, pursuant to an escrow agreement reasonably acceptable to the parties. Claims for breaches of representations and warranties must be made within 12 months after Closing, except for claims relating to title, authority, fraud, willful misconduct or taxes, which shall survive for the applicable statute of limitations.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