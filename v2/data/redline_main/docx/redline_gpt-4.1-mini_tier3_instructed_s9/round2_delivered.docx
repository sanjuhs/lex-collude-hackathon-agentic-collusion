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1. Purchase Price. The Buyer shall pay the Seller USD 45,000,000 for the Shares.</w:t>
      </w:r>
      <w:commentRangeEnd w:id="0"/>
      <w:r>
        <w:rPr>
          <w:rStyle w:val="CommentReference"/>
        </w:rPr>
        <w:commentReference w:id="0"/>
      </w:r>
    </w:p>
    <w:p>
      <w:r>
        <w:t>2. Closing. Closing shall occur within 30 days of signing.</w:t>
      </w:r>
      <w:ins w:author="Drafting Associate" w:id="0" w:date="2026-01-01T00:00:00Z">
        <w:r>
          <w:t xml:space="preserve">Closing shall occur within 45 days of signing.</w:t>
        </w:r>
      </w:ins>
    </w:p>
    <w:p>
      <w:r>
        <w:t>3. Representations. The Seller represents that the financial statements are accurate.</w:t>
      </w:r>
      <w:ins w:author="Drafting Associate" w:id="0" w:date="2026-01-01T00:00:00Z">
        <w:r>
          <w:t xml:space="preserve">The Seller represents that the financial statements are accurate and complete in all material respects, and that there are no undisclosed liabilities or obligations that could materially affect the value of the Shares.</w:t>
        </w:r>
      </w:ins>
    </w:p>
    <w:p>
      <w:r>
        <w:t>4. Confidentiality. The terms of this Agreement are confidential and shall not be disclosed to any third party, including affiliates and external advisors, except as required by law or agreed in writing by the parties.</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rafting Associate" w:initials="DA" w:date="2026-10-26T13:47:53Z">
    <w:p>
      <w:pPr>
        <w:pStyle w:val="CommentText"/>
      </w:pPr>
      <w:r>
        <w:rPr>
          <w:rStyle w:val="CommentReference"/>
        </w:rPr>
        <w:annotationRef/>
      </w:r>
      <w:r>
        <w:t>ReservationPrice=28500000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