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ins w:author="Drafting Associate" w:id="0" w:date="2026-01-01T00:00:00Z">
        <w:r>
          <w:t xml:space="preserve">The Buyer shall pay the Seller USD 42,500,000 for the Shares.</w:t>
        </w:r>
      </w:ins>
      <w:del w:author="Drafting Associate" w:id="0" w:date="2026-01-01T00:00:00Z">
        <w:r>
          <w:delText xml:space="preserve">USD 45,000,000</w:delText>
        </w:r>
      </w:del>
    </w:p>
    <w:p>
      <w:r>
        <w:t>2. Closing. Closing shall occur within 30 days of signing.</w:t>
      </w:r>
      <w:ins w:author="Drafting Associate" w:id="0" w:date="2026-01-01T00:00:00Z">
        <w:r>
          <w:t xml:space="preserve">; provided that if the Buyer identifies a material issue during its pre-Closing review and promptly notifies the Seller in writing detailing such issue, Closing may be delayed for up to 15 days in order to resolve the issue in good faith.</w:t>
        </w:r>
      </w:ins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The Seller further represents and warrants that: (a) it is and has been in compliance in all material respects with all applicable tax laws; (b) there is no pending or, to the Seller’s knowledge, threatened litigation against the Seller or the Company, except as otherwise disclosed; (c) all material contracts have been disclosed to the Buyer and are valid and binding; and (d) the financial statements present a true and fair view of the financial condition of the Company in all material respects as at their respective dates.</w:t>
        </w:r>
      </w:ins>
    </w:p>
    <w:p>
      <w:r>
        <w:t>5. Indemnification. The Seller shall indemnify the Buyer for any undisclosed pre-Closing liabilities arising from conduct of the Seller or the Company prior to Closing, provided that such indemnity shall be subject to an aggregate cap equal to 10% of the Purchase Price, and claims must be made within 12 months of 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Seller's initial draft SPA. Please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SellerReservationPriceUSD">
    <vt:lpwstr xmlns:vt="http://schemas.openxmlformats.org/officeDocument/2006/docPropsVTypes">21000000</vt:lpwstr>
  </property>
  <property fmtid="{D5CDD505-2E9C-101B-9397-08002B2CF9AE}" pid="3" name="SellerMinPxUSD">
    <vt:lpwstr xmlns:vt="http://schemas.openxmlformats.org/officeDocument/2006/docPropsVTypes">21000000</vt:lpwstr>
  </property>
</Properties>
</file>