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44,000,000 for the Shares at Closing.</w:t>
      </w:r>
    </w:p>
    <w:p>
      <w:r>
        <w:t>2. Closing. Closing shall occur within 45 days of signing, subject to completion of customary diligence, financing arrangements, and satisfaction or waiver of the conditions set forth in this Agreement.</w:t>
      </w:r>
    </w:p>
    <w:p>
      <w:r>
        <w:t>3. Representations. The Seller represents, as of signing and as of Closing, that: (a) it has full power and authority to enter into and perform this Agreement; (b) it holds good and valid title to the Shares, free and clear of any liens or encumbrances; (c) except as disclosed in writing to the Buyer, the Company has no material undisclosed liabilities; (d) the Company is in material compliance with applicable laws; (e) there is no pending or, to the Seller’s knowledge, threatened litigation that would materially adversely affect the Company or the Shares; (f) the Company has timely filed and paid, in all material respects, all taxes due; and (g) the capitalization of the Company is as set forth in the disclosure schedule delivered to the Buyer.</w:t>
      </w:r>
    </w:p>
    <w:p>
      <w:r>
        <w:t>4. Confidentiality. The terms of this Agreement are confidential, provided that the Buyer and its representatives may disclose such terms and related information to the extent reasonably necessary for due diligence, financing, internal approvals, legal, accounting, and tax compliance, and as otherwise required by law, regulation, or court order, subject to customary confidentiality obligations where practicable.</w:t>
      </w:r>
      <w:ins w:author="Drafting Associate" w:id="0" w:date="2026-01-01T00:00:00Z">
        <w:r>
          <w:t xml:space="preserve">5. Indemnity; Survival. The Seller shall indemnify the Buyer for losses arising from any breach of the Seller’s representations, warranties, or covenants, subject to a basket equal to 1% of the purchase price, a cap equal to 10% of the purchase price (except for fraud, willful misconduct, title to the Shares, and authority, which shall not be subject to the cap), and a survival period of 12 months following Closing for general claims, 24 months for tax matters, and applicable statutory periods for fraud claims.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