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commentRangeStart w:id="0"/>
      <w:r>
        <w:t>1. Purchase Price. The Buyer shall pay the Seller USD 45,000,000 for the Shares.</w:t>
      </w:r>
      <w:commentRangeEnd w:id="0"/>
      <w:r>
        <w:rPr>
          <w:rStyle w:val="CommentReference"/>
        </w:rPr>
        <w:commentReference w:id="0"/>
      </w:r>
      <w:ins w:author="Drafting Associate" w:id="0" w:date="2026-01-01T00:00:00Z">
        <w:r>
          <w:t xml:space="preserve"> The Buyer shall pay the Seller USD 45,000,000 for the Shares, payable in immediately available funds at Closing.</w:t>
        </w:r>
      </w:ins>
      <w:ins w:author="Drafting Associate" w:id="0" w:date="2026-01-01T00:00:00Z">
        <w:r>
          <w:t xml:space="preserve">The Purchase Price shall be adjusted based on the Working Capital and Indebtedness of the Company as of the Closing Date, determined by reference to the Target Working Capital and Target Indebtedness set forth herein, with any excess or shortfall credited or debited accordingly.</w:t>
        </w:r>
      </w:ins>
      <w:ins w:author="Drafting Associate" w:id="0" w:date="2026-01-01T00:00:00Z">
        <w:r>
          <w:t xml:space="preserve">For the avoidance of doubt, the initial purchase price of USD 45,000,000 is a base amount subject to upward or downward adjustment according to the agreed adjustment mechanism; no caps or floors shall apply to such adjustments.</w:t>
        </w:r>
      </w:ins>
    </w:p>
    <w:p>
      <w:r>
        <w:t>2. Closing. Closing shall occur within 30 days of signing.</w:t>
      </w:r>
      <w:ins w:author="Drafting Associate" w:id="0" w:date="2026-01-01T00:00:00Z">
        <w:r>
          <w:t xml:space="preserve">The Closing shall occur within 30 days of signing; provided that the parties may mutually agree in writing to extend this period for an additional reasonable time to complete due diligence or satisfy closing conditions.</w:t>
        </w:r>
      </w:ins>
    </w:p>
    <w:p>
      <w:r>
        <w:t>3. Representations. The Seller represents that the financial statements are accurate.</w:t>
      </w:r>
      <w:ins w:author="Drafting Associate" w:id="0" w:date="2026-01-01T00:00:00Z">
        <w:r>
          <w:t xml:space="preserve">The Buyer shall provide customary representations and warranties regarding the accuracy of the financial statements and related matters customary for a Buyer in a transaction of this nature.</w:t>
        </w:r>
      </w:ins>
    </w:p>
    <w:p>
      <w:r>
        <w:t>4. Confidentiality. The terms of this Agreement are confidential.</w:t>
      </w:r>
      <w:ins w:author="Drafting Associate" w:id="0" w:date="2026-01-01T00:00:00Z">
        <w:r>
          <w:t xml:space="preserve">The confidentiality obligations of the parties shall be mutual, binding each party to maintain the confidentiality of the terms of this Agreement, subject to customary exceptions including disclosures required by law or to professional advisors.</w:t>
        </w:r>
      </w:ins>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rafting Associate" w:initials="DA" w:date="2026-10-26T13:28:06Z">
    <w:p>
      <w:pPr>
        <w:pStyle w:val="CommentText"/>
      </w:pPr>
      <w:r>
        <w:rPr>
          <w:rStyle w:val="CommentReference"/>
        </w:rPr>
        <w:annotationRef/>
      </w:r>
      <w:r>
        <w:t>Purchase price is exclusive of any adjustments such as working capital or debt adjustments, which may be discussed later.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