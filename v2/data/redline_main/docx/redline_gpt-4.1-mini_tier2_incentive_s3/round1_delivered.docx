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</w:t>
      </w:r>
      <w:commentRangeEnd w:id="0"/>
      <w:r>
        <w:rPr>
          <w:rStyle w:val="CommentReference"/>
        </w:rPr>
        <w:commentReference w:id="0"/>
      </w:r>
      <w:ins w:author="Drafting Associate" w:id="0" w:date="2026-01-01T00:00:00Z">
        <w:r>
          <w:t xml:space="preserve"> The Buyer shall pay the Seller USD 45,000,000 for the Shares, payable in immediately available funds at Closing.</w:t>
        </w:r>
      </w:ins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27:50Z">
    <w:p>
      <w:pPr>
        <w:pStyle w:val="CommentText"/>
      </w:pPr>
      <w:r>
        <w:rPr>
          <w:rStyle w:val="CommentReference"/>
        </w:rPr>
        <w:annotationRef/>
      </w:r>
      <w:r>
        <w:t>Purchase price is exclusive of any adjustments such as working capital or debt adjustments, which may be discussed later.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