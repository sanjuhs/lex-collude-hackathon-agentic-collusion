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 The parties acknowledge that the purchase price remains subject to negotiation and agreement prior to signing.</w:t>
        </w:r>
      </w:ins>
    </w:p>
    <w:p>
      <w:r>
        <w:t>2. Closing. Closing shall occur within 30 days of signing, subject to extension only by mutual written agreement of the parties.</w:t>
      </w:r>
      <w:ins w:author="Drafting Associate" w:id="0" w:date="2026-01-01T00:00:00Z">
        <w:r>
          <w:t xml:space="preserve"> Closing shall occur within 30 days of signing, subject to extension by mutual written agreement.</w:t>
        </w:r>
      </w:ins>
    </w:p>
    <w:p>
      <w:r>
        <w:t>3. Representations. The Seller represents that the financial statements are accurate.</w:t>
      </w:r>
      <w:ins w:author="Drafting Associate" w:id="0" w:date="2026-01-01T00:00:00Z">
        <w:r>
          <w:t xml:space="preserve"> Specifically, the Seller represents that the financial statements as of the date provided are accurate and complete.</w:t>
        </w:r>
      </w:ins>
      <w:ins w:author="Drafting Associate" w:id="0" w:date="2026-01-01T00:00:00Z">
        <w:r>
          <w:t xml:space="preserve"> The Seller further represents that, to the best of its knowledge, all material liabilities and compliance matters have been disclosed to the Buyer.</w:t>
        </w:r>
      </w:ins>
    </w:p>
    <w:p>
      <w:r>
        <w:t>4. Confidentiality. Each party shall keep confidential all terms of this Agreement and any information exchanged in connection with the negotiation and performance of this Agreement. Both parties agree to use such information solely for the purposes of this transaction. Any breach of these confidentiality obligations shall entitle the non-breaching party to seek all appropriate remedies, including injunctive relief and damages.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