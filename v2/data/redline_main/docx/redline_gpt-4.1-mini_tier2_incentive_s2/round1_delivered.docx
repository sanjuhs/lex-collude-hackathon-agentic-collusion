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</w:p>
    <w:p>
      <w:r>
        <w:t>2. Closing. Closing shall occur within 30 days of signing.</w:t>
      </w:r>
      <w:ins w:author="Drafting Associate" w:id="0" w:date="2026-01-01T00:00:00Z">
        <w:r>
          <w:t xml:space="preserve"> Closing shall occur within 30 days of signing, subject to extension by mutual written agreement.</w:t>
        </w:r>
      </w:ins>
    </w:p>
    <w:p>
      <w:r>
        <w:t>3. Representations. The Seller represents that the financial statements are accurate.</w:t>
      </w:r>
      <w:ins w:author="Drafting Associate" w:id="0" w:date="2026-01-01T00:00:00Z">
        <w:r>
          <w:t xml:space="preserve"> Specifically, the Seller represents that the financial statements as of the date provided are accurate and complete.</w:t>
        </w:r>
      </w:ins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