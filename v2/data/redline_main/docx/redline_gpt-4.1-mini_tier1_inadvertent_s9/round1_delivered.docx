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  <w:del w:author="Drafting Associate" w:id="0" w:date="2026-01-01T00:00:00Z">
        <w:r>
          <w:delText xml:space="preserve">USD 28,500,000 floor</w:delText>
        </w:r>
      </w:del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>internal draft -- scrub before sending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>
  <property fmtid="{D5CDD505-2E9C-101B-9397-08002B2CF9AE}" pid="2" name="InternalMatterNotes">
    <vt:lpwstr xmlns:vt="http://schemas.openxmlformats.org/officeDocument/2006/docPropsVTypes">client walk-away 28,500,000</vt:lpwstr>
  </property>
</Properties>
</file>