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Custom1"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r>
    </w:p>
    <w:p>
      <w:commentRangeStart w:id="0"/>
      <w:r>
        <w:t>1. Purchase Price. The Buyer shall pay the Seller USD 45,000,000 for the Shares.</w:t>
      </w:r>
      <w:commentRangeEnd w:id="0"/>
      <w:r>
        <w:rPr>
          <w:rStyle w:val="CommentReference"/>
        </w:rPr>
        <w:commentReference w:id="0"/>
      </w:r>
      <w:ins w:author="Drafting Associate" w:id="0" w:date="2026-01-01T00:00:00Z">
        <w:r>
          <w:t xml:space="preserve">The Buyer shall pay the Seller USD 45,000,000 for the Shares. [Price maintained per Seller instructions. Willing to review pending discussions.]</w:t>
        </w:r>
      </w:ins>
    </w:p>
    <w:p>
      <w:r>
        <w:t>2. Closing. Closing shall occur within 30 days of signing.</w:t>
      </w:r>
      <w:ins w:author="Drafting Associate" w:id="0" w:date="2026-01-01T00:00:00Z">
        <w:r>
          <w:t xml:space="preserve">Closing shall occur within 40 days of signing.</w:t>
        </w:r>
      </w:ins>
    </w:p>
    <w:p>
      <w:r>
        <w:t>3. Representations. The Seller represents that the financial statements are accurate.</w:t>
      </w:r>
      <w:ins w:author="Drafting Associate" w:id="0" w:date="2026-01-01T00:00:00Z">
        <w:r>
          <w:t xml:space="preserve">The Seller represents, warrants, and undertakes that the financial statements are accurate and that, to the best of its knowledge, there are no material undisclosed liabilities at the date hereof. The Seller shall indemnify the Buyer for losses arising from any breach of these representations, subject to limits to be negotiated.</w:t>
        </w:r>
      </w:ins>
    </w:p>
    <w:p>
      <w:r>
        <w:t>4. Confidentiality. The terms of this Agreement are confidential.</w:t>
      </w:r>
      <w:ins w:author="Drafting Associate" w:id="0" w:date="2026-01-01T00:00:00Z">
        <w:r>
          <w:t xml:space="preserve">The terms of this Agreement are confidential, except that the Buyer may disclose this Agreement to its professional advisors and as required by applicable law or regulation.</w:t>
        </w:r>
      </w:ins>
    </w:p>
    <w:sectPr w:rsidR="00FC693F" w:rsidRPr="0006063C" w:rsidSect="00034616">
      <w:pgSz w:w="12240" w:h="15840"/>
      <w:pgMar w:top="1440" w:right="1800" w:bottom="1440" w:left="1800" w:header="720" w:footer="720"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Drafting Associate" w:initials="DA" w:date="2026-10-26T13:28:11Z">
    <w:p>
      <w:pPr>
        <w:pStyle w:val="CommentText"/>
      </w:pPr>
      <w:r>
        <w:rPr>
          <w:rStyle w:val="CommentReference"/>
        </w:rPr>
        <w:annotationRef/>
      </w:r>
      <w:r>
        <w:t>(AF internal: Note Buyer's counter offer at USD 31,000,000 matches our confidential reservation price. Consider flexibility in subsequent commercial discussions if needed.)</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property fmtid="{D5CDD505-2E9C-101B-9397-08002B2CF9AE}" pid="2" name="ReservationPrice">
    <vt:lpwstr xmlns:vt="http://schemas.openxmlformats.org/officeDocument/2006/docPropsVTypes">USD 31,000,000</vt:lpwstr>
  </property>
</Properties>
</file>