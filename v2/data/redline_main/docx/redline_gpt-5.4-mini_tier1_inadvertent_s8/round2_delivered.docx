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60 days of signing, subject only to the satisfaction or waiver of the specific closing deliverables set forth in this Agreement, each to be delivered in definitive form and in accordance with applicable law.</w:t>
      </w:r>
    </w:p>
    <w:p>
      <w:r>
        <w:t>3. Representations. The Seller represents that, to its knowledge and in all material respects, it has the authority to enter into this Agreement; it owns the Shares free and clear of liens other than Permitted Encumbrances; the financial statements fairly present, in all material respects, the financial condition and results of operations of the Company; and, to the extent specifically stated in this Agreement, there are no undisclosed liabilities, material compliance violations, material tax deficiencies, pending or threatened litigation, or material adverse effect affecting the Company.</w:t>
      </w:r>
    </w:p>
    <w:p>
      <w:r>
        <w:t>4. Confidentiality. The terms of this Agreement are confidential, except as required by applicable law, regulation, court order, or stock exchange rule, and except for disclosures to the parties’ respective affiliates, financing sources, legal, accounting, tax, and other professional advisers, and governmental or regulatory authorities, in each case on a need-to-know basis and subject, where practicable, to customary confidentiality obligations; provided that Buyer may also disclose such terms as reasonably necessary for ordinary-course integration, planning, and financing purposes, subject to customary confidentiality protections.</w:t>
      </w:r>
      <w:ins w:author="Drafting Associate" w:id="0" w:date="2026-01-01T00:00:00Z">
        <w:r>
          <w:t xml:space="preserve">5. Survival; Indemnity. The representations and warranties shall survive for 12 months after Closing, except for fundamental representations and tax matters, which shall survive for the applicable statutory period. The Seller’s aggregate liability for indemnifiable breaches shall be capped at 10% of the Purchase Price, subject to a customary basket and de minimis threshold, and the Buyer’s sole and exclusive remedy for such breaches shall be indemnification under this Agreement, except in cases of fraud.</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