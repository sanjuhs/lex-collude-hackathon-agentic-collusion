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41,000,000 for the Shares, subject solely to the purchase-price adjustment expressly agreed under Section 5. The purchase price and this Agreement remain subject to the parties’ agreement on definitive terms; no due-diligence condition shall apply after signing except as expressly stated in those terms.</w:t>
      </w:r>
    </w:p>
    <w:p>
      <w:r>
        <w:t>2. Closing. Closing shall occur within 30 days after signing, subject to receipt of any required regulatory approvals, the absence of any legal prohibition on closing, and each party’s material performance of its pre-closing obligations. The Buyer’s obligation to close shall also be subject to the Seller’s representations being true in all material respects at closing, subject to customary qualifications and exceptions to be agreed. The parties will agree on a reasonable period for the Buyer to complete confirmatory due diligence before signing.</w:t>
      </w:r>
    </w:p>
    <w:p>
      <w:r>
        <w:t>3. Seller Representations and Disclosures. The Seller shall give customary representations and warranties concerning its authority and title to the Shares and, subject to materiality qualifications and the disclosure schedules delivered with the definitive agreement, concerning the Company’s financial statements, material contracts, compliance with applicable law, litigation, taxes, and other matters agreed by the parties. The scope and wording of those representations, and the form of the disclosure schedules, remain subject to review of the Company’s circumstances and negotiation.</w:t>
      </w:r>
    </w:p>
    <w:p>
      <w:r>
        <w:t>4. Confidentiality. The terms of this Agreement and information provided in connection with due diligence are confidential, subject to customary exceptions for disclosures required by law and disclosures to a party’s professional advisers and financing sources who are bound by confidentiality obligations.</w:t>
      </w:r>
      <w:ins w:author="Drafting Associate" w:id="0" w:date="2026-01-01T00:00:00Z">
        <w:r>
          <w:t xml:space="preserve">5. Purchase-Price Adjustment. The parties shall agree before signing on a customary closing-accounts mechanism adjusting the purchase price for closing cash, indebtedness, transaction expenses, and working capital measured against an agreed target, without double counting. The definitive agreement shall specify the accounting principles, estimation and post-closing review procedures, payment timing, and an independent-accountant process for resolving disputes. No working-capital target or other financial parameter is agreed at this stage.
6. Indemnification. The definitive agreement shall include customary, reciprocal indemnification for breaches of representations, warranties, and covenants, subject to negotiated survival periods, claim procedures, a deductible basket and aggregate cap for general representation claims, and customary separate treatment of fundamental representations, fraud, and specified liabilities. The parties have not yet agreed on the applicable amounts, periods, or specified liabilities.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