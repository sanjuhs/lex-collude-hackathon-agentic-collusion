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payable in immediately available funds at Closing.</w:t>
      </w:r>
    </w:p>
    <w:p>
      <w:r>
        <w:t>2. Closing. Closing shall occur within 30 days of signing, subject only to: (a) the representations and warranties of the Seller being true and correct in all material respects at signing and at Closing, except to the extent made as of a specified date; (b) no Material Adverse Effect having occurred after signing; (c) receipt of any required governmental or third-party approvals set forth on a schedule agreed by the parties at signing; and (d) completion, to Buyer’s reasonable satisfaction, of only those confirmatory diligence items specifically identified in writing by Buyer prior to signing. For purposes of this Agreement, “Material Adverse Effect” means any event, change, or circumstance that has had, or would reasonably be expected to have, a material adverse effect on the business, assets, liabilities, financial condition, or results of operations of the Company, taken as a whole, excluding effects arising from general economic, market, industry, legal, or geopolitical conditions, changes in law or accounting principles, or announcement or pendency of the transactions contemplated hereby, except to the extent disproportionately affecting the Company.</w:t>
      </w:r>
    </w:p>
    <w:p>
      <w:r>
        <w:t>3. Representations. The Seller represents that the financial statements delivered to Buyer fairly present in all material respects the financial condition and results of operations of the Company for the periods covered thereby and were prepared in accordance with the Company’s historical accounting principles consistently applied. Except as disclosed in such financial statements or incurred in the ordinary course of business since the balance sheet date, the Company has no liabilities that would be required to be reflected on a balance sheet prepared in accordance with such accounting principles and that are material to the Company, taken as a whole.</w:t>
      </w:r>
    </w:p>
    <w:p>
      <w:r>
        <w:t>4. Confidentiality. The terms of this Agreement and the transactions contemplated hereby are confidential; provided that either party may disclose such information to its representatives, advisors, financing sources, regulators, and prospective financing sources who are informed of the confidential nature of such information, or as required by applicable law, regulation, legal process, or stock exchange rule.</w:t>
      </w:r>
      <w:ins w:author="Drafting Associate" w:id="0" w:date="2026-01-01T00:00:00Z">
        <w:r>
          <w:t xml:space="preserve">5. Interim Operations. Between signing and Closing, except as expressly contemplated by this Agreement, required by applicable law, or consented to by Buyer (such consent not to be unreasonably withheld, conditioned, or delayed), Seller shall cause the Company to operate in the ordinary course of business in all material respects. Without limiting the foregoing, the Company shall not, outside the ordinary course of business, declare dividends or distributions, incur material new indebtedness, enter into or materially amend material contracts, grant material compensation increases, sell or dispose of material assets, issue equity securities, or undertake extraordinary transactions, in each case subject to agreed exceptions and thresholds to be set forth in schedules.</w:t>
        </w:r>
      </w:ins>
      <w:ins w:author="Drafting Associate" w:id="0" w:date="2026-01-01T00:00:00Z">
        <w:r>
          <w:t xml:space="preserve">6. Indemnification. Following Closing, Seller shall indemnify Buyer for losses arising from breaches of Seller’s representations and warranties and covenants, and for pre-closing taxes of the Company, subject to customary limitations, including survival periods, a deductible basket, a cap on Seller’s aggregate liability, mitigation and no-duplication principles, and exclusions for losses reflected in the purchase price or disclosed to Buyer. The specific survival periods, basket, cap, and any treatment of known liabilities shall be agreed by the parties prior to signing.</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