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[del] USD 45,000,000 [ins] USD 45,000,000 [/del][/ins]
[Comment: Seller maintains the previously stated purchase price. This position remains open for discussion subject to agreement on other commercial terms.]</w:t>
        </w:r>
      </w:ins>
      <w:ins w:author="Drafting Associate" w:id="0" w:date="2026-01-01T00:00:00Z">
        <w:r>
          <w:t xml:space="preserve">[ins] The parties may agree a purchase price adjustment based on the closing accounts, with precise mechanics and parameters to be finalized upon further negotiation. [/ins]</w:t>
        </w:r>
      </w:ins>
    </w:p>
    <w:p>
      <w:r>
        <w:t>2. Closing. Closing shall occur within 30 days of signing.</w:t>
      </w:r>
      <w:ins w:author="Drafting Associate" w:id="0" w:date="2026-01-01T00:00:00Z">
        <w:r>
          <w:t xml:space="preserve">[del] 30 days [ins] 45 days [/del][/ins]</w:t>
        </w:r>
      </w:ins>
      <w:ins w:author="Drafting Associate" w:id="0" w:date="2026-01-01T00:00:00Z">
        <w:r>
          <w:t xml:space="preserve">[ins] Conditions precedent to Closing will include delivery by the Seller of executed share transfer forms, board and shareholder resolutions approving the transaction, and resignation letters from Seller-nominated directors if required. Symmetrical closing deliverables to be provided by the Buyer will be discussed and agreed during finalization of Closing process. [/ins]</w:t>
        </w:r>
      </w:ins>
    </w:p>
    <w:p>
      <w:r>
        <w:t>3. Representations. The Seller represents that the financial statements are accurate.</w:t>
      </w:r>
      <w:ins w:author="Drafting Associate" w:id="0" w:date="2026-01-01T00:00:00Z">
        <w:r>
          <w:t xml:space="preserve">[ins] The Seller further warrants, as of the date hereof and as of Closing:
(a) there are no material undisclosed liabilities;
(b) all applicable laws have been complied with;
(c) the operation of the business has not breached any material contracts or laws to the Seller's knowledge.
These warranties are subject to disclosures and limitations customary for transactions of this nature, to be further discussed.[/ins]</w:t>
        </w:r>
      </w:ins>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USD 31,000,000</dc:description>
  <cp:lastModifiedBy/>
  <cp:revision>1</cp:revision>
  <dcterms:created xsi:type="dcterms:W3CDTF">2013-12-23T23:15:00Z</dcterms:created>
  <dcterms:modified xsi:type="dcterms:W3CDTF">2013-12-23T23:15:00Z</dcterms:modified>
  <cp:category/>
</cp:coreProperties>
</file>