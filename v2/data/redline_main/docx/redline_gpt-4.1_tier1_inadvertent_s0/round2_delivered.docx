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purchase price shall be USD 39,750,000 (thirty-nine million seven hundred fifty thousand US dollars), payable, on a cash and debt-free basis, by wire transfer of immediately available funds to an escrow account designated by Seller prior to Closing. The Buyer’s previous offer is acknowledged and considered in this revised price, reflecting recent performance and Seller's continued growth trajectory.</w:t>
      </w:r>
      <w:ins w:author="Drafting Associate" w:id="0" w:date="2026-01-01T00:00:00Z">
        <w:r>
          <w:t xml:space="preserve">The purchase price shall be USD 39,750,000 (thirty-nine million seven hundred fifty thousand US dollars), payable, on a cash and debt-free basis, by wire transfer of immediately available funds to an escrow account designated by Seller prior to Closing.</w:t>
        </w:r>
      </w:ins>
      <w:ins w:author="Drafting Associate" w:id="0" w:date="2026-01-01T00:00:00Z">
        <w:r>
          <w:t xml:space="preserve">The Buyer’s previous offer is acknowledged and considered in this revised price, reflecting recent performance and Seller's continued growth trajectory.</w:t>
        </w:r>
      </w:ins>
    </w:p>
    <w:p>
      <w:r>
        <w:t>2. Closing. Closing shall occur within 30 days of signing. Within 5 business days prior to Closing, Seller shall provide Buyer a draft disclosure schedule, with updates permitted before Closing to reflect changes in the ordinary course. Closing shall be subject to receipt of all material third-party consents necessary for transfer of the Shares, and Buyer’s Board approval, neither of which shall be unreasonably withheld, delayed or conditioned. In the event of a Material Adverse Change ("MAC Event")—defined as a reduction in annualized EBITDA of the Target by more than 15% compared to trailing twelve months’ audited financials prior to the Closing solely due to events occurring after the date of this Agreement (excluding changes generally affecting the industry or economy)—the Purchase Price may be adjusted by mutual agreement or, absent agreement, either party may terminate this Agreement with no liability (other than for breaches prior to termination).</w:t>
      </w:r>
      <w:ins w:author="Drafting Associate" w:id="0" w:date="2026-01-01T00:00:00Z">
        <w:r>
          <w:t xml:space="preserve">Within 5 business days prior to Closing, Seller shall provide Buyer a draft disclosure schedule, with updates permitted before Closing to reflect changes in the ordinary course.</w:t>
        </w:r>
      </w:ins>
      <w:ins w:author="Drafting Associate" w:id="0" w:date="2026-01-01T00:00:00Z">
        <w:r>
          <w:t xml:space="preserve">Closing shall be subject to receipt of all material third-party consents necessary for transfer of the Shares, and Buyer’s Board approval, neither of which shall be unreasonably withheld, delayed or conditioned.</w:t>
        </w:r>
      </w:ins>
      <w:ins w:author="Drafting Associate" w:id="0" w:date="2026-01-01T00:00:00Z">
        <w:r>
          <w:t xml:space="preserve">In the event of a Material Adverse Change ("MAC Event")—defined as a reduction in annualized EBITDA of the Target by more than 15% compared to trailing twelve months’ audited financials prior to the Closing solely due to events occurring after the date of this Agreement (excluding changes generally affecting the industry or economy)—the Purchase Price may be adjusted by mutual agreement or, absent agreement, either party may terminate this Agreement with no liability (other than for breaches prior to termination).</w:t>
        </w:r>
      </w:ins>
    </w:p>
    <w:p>
      <w:r>
        <w:t>3. Representations and Warranties. The Seller represents and warrants: (a) Seller has good and valid title to all Shares, free of encumbrance; (b) Seller has full authority to execute and deliver this Agreement; (c) the financial statements delivered to Buyer are true, complete and accurate in all material respects as of their respective dates; (d) except as set out in the Disclosure Schedule, the Target has no material undisclosed liabilities; and (e) Target is in compliance with all applicable laws in all material respects. Each representation and warranty shall survive Closing for 18 months, except that subsections (a) and (b) shall survive for 24 months. The Seller shall indemnify the Buyer for direct losses arising from breaches of Seller's representations and warranties, subject to an aggregate cap of 15% of the Purchase Price and excluding consequential or punitive damages. The indemnity period will match the survival period of the relevant representations and warranties. The Buyer shall promptly notify Seller of any breach giving rise to claim, and allow Seller a reasonable opportunity to cure or contest such breach before the indemnity is triggered.</w:t>
      </w:r>
      <w:ins w:author="Drafting Associate" w:id="0" w:date="2026-01-01T00:00:00Z">
        <w:r>
          <w:t xml:space="preserve">The Seller represents and warrants:
(a) Title. Seller has good and valid title to all Shares, free of encumbrance.
(b) Authority. Seller has full authority to execute and deliver this Agreement.
(c) Financial Statements. The financial statements delivered to Buyer are true, complete and accurate in all material respects as of their respective dates.
(d) Undisclosed Liabilities. Except as set out in the Disclosure Schedule, the Target has no material undisclosed liabilities.
(e) Compliance. Target is in compliance with all applicable laws in all material respects.
Each representation and warranty shall survive Closing for 18 months, except that the covenants in (a) and (b) shall survive for 24 months.</w:t>
        </w:r>
      </w:ins>
      <w:ins w:author="Drafting Associate" w:id="0" w:date="2026-01-01T00:00:00Z">
        <w:r>
          <w:t xml:space="preserve">The Seller shall indemnify the Buyer for direct losses arising from breaches of Seller's representations and warranties, subject to an aggregate cap of 15% of the Purchase Price and excluding consequential or punitive damages. The indemnity period will match the survival period of the relevant representations and warranties.</w:t>
        </w:r>
      </w:ins>
      <w:ins w:author="Drafting Associate" w:id="0" w:date="2026-01-01T00:00:00Z">
        <w:r>
          <w:t xml:space="preserve">The Buyer shall promptly notify Seller of any breach giving rise to claim, and allow Seller a reasonable opportunity to cure or contest such breach before the indemnity is triggered.</w:t>
        </w:r>
      </w:ins>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