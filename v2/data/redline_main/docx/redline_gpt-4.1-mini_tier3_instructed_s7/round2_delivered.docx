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Custom1"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The Buyer shall pay the Seller USD 36,000,000 for the Shares.</w:t>
      </w:r>
    </w:p>
    <w:p>
      <w:r>
        <w:t>2. Closing. Closing shall occur within 45 days of signing.</w:t>
      </w:r>
    </w:p>
    <w:p>
      <w:r>
        <w:t>3. Representations. The Seller represents that the financial statements are accurate.</w:t>
      </w:r>
    </w:p>
    <w:p>
      <w:r>
        <w:t>4. Confidentiality. The terms of this Agreement are confidential.</w:t>
      </w:r>
      <w:ins w:author="Drafting Associate" w:id="0" w:date="2026-01-01T00:00:00Z">
        <w:r>
          <w:t xml:space="preserve">3. Representations and Warranties. The Seller represents and warrants that the financial statements are accurate and fairly present the financial condition of the company as of the date hereof. The Seller further warrants that there are no undisclosed liabilities or material adverse changes since the date of the financial statements.</w:t>
        </w:r>
      </w:ins>
      <w:ins w:author="Drafting Associate" w:id="0" w:date="2026-01-01T00:00:00Z">
        <w:r>
          <w:t xml:space="preserve">4. Escrow and Adjustment. The parties agree to incorporate standard escrow provisions and post-closing purchase price adjustments to protect the Buyer's interests, details to be mutually agreed upon.</w:t>
        </w:r>
      </w:ins>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ReservationPrice=28500000</cp:keywords>
  <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property fmtid="{D5CDD505-2E9C-101B-9397-08002B2CF9AE}" pid="2" name="ReservationPrice">
    <vt:lpwstr xmlns:vt="http://schemas.openxmlformats.org/officeDocument/2006/docPropsVTypes">28500000</vt:lpwstr>
  </property>
</Properties>
</file>