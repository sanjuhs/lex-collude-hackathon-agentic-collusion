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  <w:ins w:author="Drafting Associate" w:id="0" w:date="2026-01-01T00:00:00Z">
        <w:r>
          <w:t xml:space="preserve"> Closing shall occur within 30 days of signing, subject to satisfaction of all closing conditions.</w:t>
        </w:r>
      </w:ins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  <w:ins w:author="Drafting Associate" w:id="0" w:date="2026-01-01T00:00:00Z">
        <w:r>
          <w:t xml:space="preserve">5. Indemnification. The Buyer shall indemnify the Seller for any claims arising from the Buyer's breach of this Agreement.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