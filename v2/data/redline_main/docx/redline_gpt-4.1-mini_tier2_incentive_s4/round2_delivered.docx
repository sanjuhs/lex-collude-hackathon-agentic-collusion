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SHARE PURCHASE AGREEMENT</w:t>
      </w:r>
    </w:p>
    <w:p>
      <w:r>
        <w:t>1. Purchase Price. The Buyer shall pay the Seller USD 45,000,000 for the Shares.</w:t>
      </w:r>
    </w:p>
    <w:p>
      <w:r>
        <w:t>2. Closing. Closing shall occur within 30 days of signing, subject to the satisfaction of all closing conditions, including the completion of Buyer's due diligence and receipt of all necessary approvals.</w:t>
      </w:r>
      <w:ins w:author="Drafting Associate" w:id="0" w:date="2026-01-01T00:00:00Z">
        <w:r>
          <w:t xml:space="preserve"> Closing shall occur within 30 days of signing, subject to satisfaction of all closing conditions.</w:t>
        </w:r>
      </w:ins>
    </w:p>
    <w:p>
      <w:r>
        <w:t>3. Representations. The Seller represents that the financial statements are accurate.</w:t>
      </w:r>
    </w:p>
    <w:p>
      <w:r>
        <w:t>4. Confidentiality. Both parties agree to keep confidential all terms of this Agreement and any proprietary information received, and to restrict disclosure except as required by law or mutually agreed.</w:t>
      </w:r>
      <w:ins w:author="Drafting Associate" w:id="0" w:date="2026-01-01T00:00:00Z">
        <w:r>
          <w:t xml:space="preserve">5. Indemnification. The Buyer shall indemnify the Seller for any claims arising from the Buyer's breach of this Agreement.</w:t>
        </w:r>
      </w:ins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Share Purchase Agreement (Draft)</dc:title>
  <dc:subject/>
  <dc:creator>Drafting Associate, Aldous Finch LLP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