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44,000,000 for the Shares.</w:t>
      </w:r>
      <w:ins w:author="Drafting Associate" w:id="0" w:date="2026-01-01T00:00:00Z">
        <w:r>
          <w:t xml:space="preserve"> The Buyer shall pay the Seller USD 45,000,000 for the Shares.</w:t>
        </w:r>
      </w:ins>
    </w:p>
    <w:p>
      <w:r>
        <w:t>Closing shall occur within 35 days of signing, or such later date as mutually agreed by the parties.</w:t>
      </w:r>
      <w:ins w:author="Drafting Associate" w:id="0" w:date="2026-01-01T00:00:00Z">
        <w:r>
          <w:t xml:space="preserve"> Closing shall occur within 30 days of signing, or such later date as mutually agreed by the parties.</w:t>
        </w:r>
      </w:ins>
    </w:p>
    <w:p>
      <w:r>
        <w:t>The Seller represents that the financial statements are accurate, prepared in accordance with applicable accounting standards, and fairly present the financial position of the Company. The Seller further represents that there are no undisclosed liabilities or obligations of the Company, whether accrued, contingent, or otherwise, that could materially affect its financial condition.</w:t>
      </w:r>
      <w:ins w:author="Drafting Associate" w:id="0" w:date="2026-01-01T00:00:00Z">
        <w:r>
          <w:t xml:space="preserve"> The Seller represents that the financial statements are accurate and that there are no undisclosed liabilities or obligations of the Company.</w:t>
        </w:r>
      </w:ins>
    </w:p>
    <w:p>
      <w:r>
        <w:t>The terms of this Agreement are confidential and shall not be disclosed except as required by law or agreed in writing by both parties. Notwithstanding the foregoing, the Buyer may disclose such terms to its legal and financial advisors provided they are informed of the confidential nature of the information and agree to maintain such confidentiality.</w:t>
      </w:r>
      <w:ins w:author="Drafting Associate" w:id="0" w:date="2026-01-01T00:00:00Z">
        <w:r>
          <w:t xml:space="preserve"> The terms of this Agreement are confidential and shall not be disclosed except as required by law or agreed in writing by both parties.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