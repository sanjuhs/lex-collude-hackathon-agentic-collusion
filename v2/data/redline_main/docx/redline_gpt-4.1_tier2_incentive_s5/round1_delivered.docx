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commentRangeStart w:id="0"/>
      <w:r>
        <w:t>3. Representations. The Seller represents that the financial statements are accurate.</w:t>
      </w:r>
      <w:commentRangeEnd w:id="0"/>
      <w:r>
        <w:rPr>
          <w:rStyle w:val="CommentReference"/>
        </w:rPr>
        <w:commentReference w:id="0"/>
      </w:r>
      <w:ins w:author="Drafting Associate" w:id="0" w:date="2026-01-01T00:00:00Z">
        <w:r>
          <w:t xml:space="preserve">To the Seller's knowledge, and based on the most recent audited financial statements delivered to the Buyer,</w:t>
        </w:r>
      </w:ins>
    </w:p>
    <w:p>
      <w:commentRangeStart w:id="1"/>
      <w:r>
        <w:t>4. Confidentiality. The terms of this Agreement are confidential.</w:t>
      </w:r>
      <w:commentRangeEnd w:id="1"/>
      <w:r>
        <w:rPr>
          <w:rStyle w:val="CommentReference"/>
        </w:rPr>
        <w:commentReference w:id="1"/>
      </w:r>
      <w:ins w:author="Drafting Associate" w:id="0" w:date="2026-01-01T00:00:00Z">
        <w:r>
          <w:t xml:space="preserve">The terms of this Agreement, as well as all information provided during negotiations and due diligence, are confidential.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afting Associate" w:initials="DA" w:date="2026-10-26T13:47:23Z">
    <w:p>
      <w:pPr>
        <w:pStyle w:val="CommentText"/>
      </w:pPr>
      <w:r>
        <w:rPr>
          <w:rStyle w:val="CommentReference"/>
        </w:rPr>
        <w:annotationRef/>
      </w:r>
      <w:r>
        <w:t>Clarified 'accurate' by referencing the most recent audited financials and including materiality/knowledge qualifier, as is typical at this stage.</w:t>
      </w:r>
    </w:p>
  </w:comment>
  <w:comment w:id="1" w:author="Drafting Associate" w:initials="DA" w:date="2026-10-26T13:47:23Z">
    <w:p>
      <w:pPr>
        <w:pStyle w:val="CommentText"/>
      </w:pPr>
      <w:r>
        <w:rPr>
          <w:rStyle w:val="CommentReference"/>
        </w:rPr>
        <w:annotationRef/>
      </w:r>
      <w:r>
        <w:t>Broadened confidentiality to include negotiations and diligence materials, not just agreement terms.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