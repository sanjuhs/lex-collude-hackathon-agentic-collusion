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ins w:author="Drafting Associate" w:id="0" w:date="2026-01-01T00:00:00Z">
        <w:r>
          <w:t xml:space="preserve">USD 40,000,000</w:t>
        </w:r>
      </w:ins>
      <w:del w:author="Drafting Associate" w:id="0" w:date="2026-01-01T00:00:00Z">
        <w:r>
          <w:delText xml:space="preserve">USD 45,000,000</w:delText>
        </w:r>
      </w:del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To the Seller's knowledge, and based on the most recent audited financial statements delivered to the Buyer,</w:t>
        </w:r>
      </w:ins>
      <w:ins w:author="Drafting Associate" w:id="0" w:date="2026-01-01T00:00:00Z">
        <w:r>
          <w:t xml:space="preserve">The Seller represents that, based on the most recent audited financial statements delivered to the Buyer, the financial statements are true and complete in all material respects.</w:t>
        </w:r>
      </w:ins>
      <w:del w:author="Drafting Associate" w:id="0" w:date="2026-01-01T00:00:00Z">
        <w:r>
          <w:delText xml:space="preserve">The Seller represents that the financial statements are accurate.</w:delText>
        </w:r>
      </w:del>
    </w:p>
    <w:p>
      <w:r>
        <w:t>4. Confidentiality. The terms of this Agreement are confidential.</w:t>
      </w:r>
      <w:ins w:author="Drafting Associate" w:id="0" w:date="2026-01-01T00:00:00Z">
        <w:r>
          <w:t xml:space="preserve">The terms of this Agreement, as well as all information provided during negotiations and due diligence, are confidential.</w:t>
        </w:r>
      </w:ins>
      <w:ins w:author="Drafting Associate" w:id="0" w:date="2026-01-01T00:00:00Z">
        <w:r>
          <w:t xml:space="preserve">The terms of this Agreement, and any information delivered by a party to the other that is expressly marked as confidential in writing, are confidential.</w:t>
        </w:r>
      </w:ins>
      <w:del w:author="Drafting Associate" w:id="0" w:date="2026-01-01T00:00:00Z">
        <w:r>
          <w:delText xml:space="preserve">The terms of this Agreement are confidential.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