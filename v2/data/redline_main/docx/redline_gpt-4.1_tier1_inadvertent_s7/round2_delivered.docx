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40,000,000 for the Shares.</w:t>
        </w:r>
      </w:ins>
      <w:del w:author="Drafting Associate" w:id="0" w:date="2026-01-01T00:00:00Z">
        <w:r>
          <w:delText xml:space="preserve">[del]The Buyer shall pay the Seller USD 45,000,000 for the Shares.[/del]</w:delText>
        </w:r>
      </w:del>
    </w:p>
    <w:p>
      <w:r>
        <w:t>2. Closing. Closing shall occur within 30 days of signing.</w:t>
      </w:r>
      <w:ins w:author="Drafting Associate" w:id="0" w:date="2026-01-01T00:00:00Z">
        <w:r>
          <w:t xml:space="preserve">2A. Purchase Price Adjustment. The purchase price shall be subject to adjustment based on the net debt and working capital as at closing, as determined from the closing statement to be mutually agreed by both parties. The adjustment mechanism, including any applicable thresholds, caps, and dispute resolution processes, shall be agreed upon in good faith prior to closing.</w:t>
        </w:r>
      </w:ins>
    </w:p>
    <w:p>
      <w:r>
        <w:t>3. Representations. The Seller represents that the financial statements are accurate.</w:t>
      </w:r>
      <w:ins w:author="Drafting Associate" w:id="0" w:date="2026-01-01T00:00:00Z">
        <w:r>
          <w:t xml:space="preserve">The Seller represents and warrants that: (a) the financial statements provided to the Buyer are, to the Seller's knowledge, accurate in all material respects; (b) the Seller has good and marketable title to the Shares and the authority to transfer them to the Buyer free of encumbrances; (c) except as disclosed in the attached schedule, the Seller does not have, to Seller’s knowledge and in all material respects, any undisclosed material liabilities; and (d) the Seller is, to Seller’s knowledge and in all material respects, in compliance with all applicable laws and regulations.</w:t>
        </w:r>
      </w:ins>
      <w:del w:author="Drafting Associate" w:id="0" w:date="2026-01-01T00:00:00Z">
        <w:r>
          <w:delText xml:space="preserve">[del]The Seller represents that the financial statements are accurate.[/del]</w:delText>
        </w:r>
      </w:del>
    </w:p>
    <w:p>
      <w:r>
        <w:t>4. Confidentiality. The terms of this Agreement are confidential.</w:t>
      </w:r>
      <w:ins w:author="Drafting Associate" w:id="0" w:date="2026-01-01T00:00:00Z">
        <w:r>
          <w:t xml:space="preserve">5. Termination Rights. The Buyer may terminate this Agreement prior to closing if, as a result of matters discovered in due diligence, there is a material adverse change (as defined in this Agreement) affecting the Company. The definition and specific parameters of "material adverse change" shall be as mutually agreed in good faith by the parties prior to closing.</w:t>
        </w:r>
      </w:ins>
      <w:ins w:author="Drafting Associate" w:id="0" w:date="2026-01-01T00:00:00Z">
        <w:r>
          <w:t xml:space="preserve">6. Schedules. The parties agree to prepare and annex appropriate schedules to this Agreement, including disclosures relevant to the Seller’s representations and warranties. An initial draft schedule will be provided by Seller for Buyer review prior to closing.</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