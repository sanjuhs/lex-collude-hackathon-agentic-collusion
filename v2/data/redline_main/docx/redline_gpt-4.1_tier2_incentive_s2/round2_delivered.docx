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ins w:author="Drafting Associate" w:id="0" w:date="2026-01-01T00:00:00Z">
        <w:r>
          <w:t xml:space="preserve">The Buyer shall pay the Seller USD 40,000,000 for the Shares.</w:t>
        </w:r>
      </w:ins>
      <w:del w:author="Drafting Associate" w:id="0" w:date="2026-01-01T00:00:00Z">
        <w:r>
          <w:delText xml:space="preserve">The Buyer shall pay the Seller USD 45,000,000 for the Shares.</w:delText>
        </w:r>
      </w:del>
    </w:p>
    <w:p>
      <w:r>
        <w:t>2. Closing. Closing shall occur within 30 days of signing.</w:t>
      </w:r>
      <w:ins w:author="Drafting Associate" w:id="0" w:date="2026-01-01T00:00:00Z">
        <w:r>
          <w:t xml:space="preserve">Closing shall occur within 30 days of signing, subject to the satisfaction of the conditions precedent in Section 5.</w:t>
        </w:r>
      </w:ins>
    </w:p>
    <w:p>
      <w:r>
        <w:t>3. Representations. The Seller represents that the financial statements are accurate.</w:t>
      </w:r>
      <w:ins w:author="Drafting Associate" w:id="0" w:date="2026-01-01T00:00:00Z">
        <w:r>
          <w:t xml:space="preserve"> The Seller makes no other representations or warranties, express or implied, except as expressly set forth herein.</w:t>
        </w:r>
      </w:ins>
      <w:ins w:author="Drafting Associate" w:id="0" w:date="2026-01-01T00:00:00Z">
        <w:r>
          <w:t xml:space="preserve">The Seller represents and warrants to the Buyer as of the date hereof and as of Closing as follows: (a) the Seller is the sole legal and beneficial owner of the Shares, with good and marketable title thereto, free and clear of all liens and encumbrances; (b) the Seller has full corporate power and authority to enter into this Agreement and to consummate the transactions contemplated hereby; (c) the execution and delivery of this Agreement and consummation of the transactions have been duly authorized; (d) the financial statements provided to Buyer fairly present in all material respects the financial condition of the Company as of their respective dates; (e) to Seller’s knowledge, the Company has no undisclosed material liabilities; (f) to Seller’s knowledge, the Company has conducted its business in compliance in all material respects with applicable law; (g) all material contracts to which the Company is a party have been disclosed to the Buyer.</w:t>
        </w:r>
      </w:ins>
      <w:del w:author="Drafting Associate" w:id="0" w:date="2026-01-01T00:00:00Z">
        <w:r>
          <w:delText xml:space="preserve">The Seller represents that the financial statements are accurate.
The Seller makes no other representations or warranties, express or implied, except as expressly set forth herein.</w:delText>
        </w:r>
      </w:del>
    </w:p>
    <w:p>
      <w:r>
        <w:t>4. Confidentiality. The terms of this Agreement are confidential.</w:t>
      </w:r>
      <w:ins w:author="Drafting Associate" w:id="0" w:date="2026-01-01T00:00:00Z">
        <w:r>
          <w:t xml:space="preserve">Except as required by law or to professional advisors bound by confidentiality obligations, neither Party shall disclose the terms or existence of this Agreement to any third party.</w:t>
        </w:r>
      </w:ins>
      <w:ins w:author="Drafting Associate" w:id="0" w:date="2026-01-01T00:00:00Z">
        <w:r>
          <w:t xml:space="preserve">Except as required by law or to professional advisers of the Parties who are bound by confidentiality obligations no less restrictive than those contained herein, neither Party shall disclose the terms or existence of this Agreement to any third party without the prior written consent of the other Party. If disclosure is required by law, the disclosing Party shall, to the extent legally permissible and practicable, provide the other Party with prompt prior notice and cooperate with any reasonable efforts to seek a protective order or other appropriate remedy.</w:t>
        </w:r>
      </w:ins>
      <w:del w:author="Drafting Associate" w:id="0" w:date="2026-01-01T00:00:00Z">
        <w:r>
          <w:delText xml:space="preserve">Except as required by law or to professional advisors bound by confidentiality obligations, neither Party shall disclose the terms or existence of this Agreement to any third party.</w:delText>
        </w:r>
      </w:del>
      <w:ins w:author="Drafting Associate" w:id="0" w:date="2026-01-01T00:00:00Z">
        <w:r>
          <w:t xml:space="preserve">5. Conditions to Closing. Closing is subject to (a) the satisfactory completion of the Buyer’s due diligence, provided that the Buyer has not identified any findings that would reasonably be expected to have a material adverse effect on the Company or the transactions contemplated hereby; and (b) other customary conditions for transactions of this type.</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