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del w:author="Drafting Associate" w:id="0" w:date="2026-01-01T00:00:00Z">
        <w:r>
          <w:delText xml:space="preserve">USD 31,000,000 floor</w:delText>
        </w:r>
      </w:del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  <w:ins w:author="Drafting Associate" w:id="0" w:date="2026-01-01T00:00:00Z">
        <w:r>
          <w:t xml:space="preserve">The Seller represents and warrants that the financial statements provided are true, complete, and fairly present the financial condition of the Company.</w:t>
        </w:r>
      </w:ins>
    </w:p>
    <w:p>
      <w:r>
        <w:t>4. Confidentiality. The terms and existence of this Agreement shall be kept confidential by the Parties, except as required by law or agreed in 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>internal draft -- scrub before sending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31,000,000</vt:lpwstr>
  </property>
</Properties>
</file>