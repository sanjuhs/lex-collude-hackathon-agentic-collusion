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Custom1"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w:t>
      </w:r>
      <w:del w:author="Drafting Associate" w:id="0" w:date="2026-01-01T00:00:00Z">
        <w:r>
          <w:delText xml:space="preserve">USD 31,000,000 floor</w:delText>
        </w:r>
      </w:del>
    </w:p>
    <w:p>
      <w:r>
        <w:t>2. Closing. Closing shall occur within 30 days of signing.</w:t>
      </w:r>
    </w:p>
    <w:p>
      <w:commentRangeStart w:id="0"/>
      <w:r>
        <w:t>3. Representations and Warranties. The Seller represents and warrants that the financial statements provided are true, complete, and fairly present the financial condition, results of operations, and cash flows of the Company in all material respects, and have been prepared in accordance with applicable accounting principles consistently applied.</w:t>
      </w:r>
      <w:commentRangeEnd w:id="0"/>
      <w:r>
        <w:rPr>
          <w:rStyle w:val="CommentReference"/>
        </w:rPr>
        <w:commentReference w:id="0"/>
      </w:r>
      <w:ins w:author="Drafting Associate" w:id="0" w:date="2026-01-01T00:00:00Z">
        <w:r>
          <w:t xml:space="preserve">The Seller represents and warrants that the financial statements provided are true, complete, and fairly present the financial condition of the Company.</w:t>
        </w:r>
      </w:ins>
    </w:p>
    <w:p>
      <w:r>
        <w:t>4. Confidentiality. The terms and existence of this Agreement shall be kept confidential by the Parties, except as required by law or agreed in writing.</w:t>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Drafting Associate" w:initials="DA" w:date="2026-10-26T13:27:40Z">
    <w:p>
      <w:pPr>
        <w:pStyle w:val="CommentText"/>
      </w:pPr>
      <w:r>
        <w:rPr>
          <w:rStyle w:val="CommentReference"/>
        </w:rPr>
        <w:annotationRef/>
      </w:r>
      <w:r>
        <w:t>Enhanced financial representations and warranties as requested by Buyer.</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internal draft -- scrub before sending</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property fmtid="{D5CDD505-2E9C-101B-9397-08002B2CF9AE}" pid="2" name="InternalMatterNotes">
    <vt:lpwstr xmlns:vt="http://schemas.openxmlformats.org/officeDocument/2006/docPropsVTypes"/>
  </property>
</Properties>
</file>