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subject to customary post-signing and/or closing adjustments, including as applicable debt, cash, working capital, and leakage adjustments, to be determined in accordance with a mutually agreed closing statement and the adjustment methodology set forth in this Agreement.</w:t>
      </w:r>
    </w:p>
    <w:p>
      <w:r>
        <w:t>2. Closing. Closing shall occur on a date mutually agreed by the parties, but in any event no later than 45 days after signing (the "Outside Date"), subject to the satisfaction or waiver of customary closing conditions, including completion of the parties' agreed diligence to the Buyer’s reasonable satisfaction, the accuracy of the representations and warranties at Closing subject to applicable materiality qualifiers, and delivery of the agreed closing deliverables.</w:t>
      </w:r>
    </w:p>
    <w:p>
      <w:r>
        <w:t>3. Representations. The Seller represents, subject to customary qualifiers and limitations, that: (a) it has good title to the Shares, free and clear of all encumbrances (other than any permitted encumbrances expressly disclosed in writing); (b) it has the requisite authority and power to enter into and perform this Agreement; (c) the Shares are duly authorized, validly issued, fully paid and non-assessable; (d) the business has been conducted in compliance in all material respects with applicable law; (e) there are no undisclosed liabilities of a type that would be required to be reflected in accordance with GAAP (other than those arising in the ordinary course or otherwise disclosed); (f) there is no material litigation pending or, to the Seller’s knowledge, threatened; (g) all material taxes have been properly reported and paid, subject to reserves and ordinary-course exceptions; (h) employee matters have been managed in material compliance with applicable law; and (i) the material contracts identified by the parties are in full force and effect, subject to customary exceptions.</w:t>
      </w:r>
    </w:p>
    <w:p>
      <w:r>
        <w:t>4. Confidentiality. The terms of this Agreement are confidential, except as may be required by applicable law or for disclosures to advisers and financing sources subject to customary confidentiality obligations.</w:t>
      </w:r>
      <w:ins w:author="Drafting Associate" w:id="0" w:date="2026-01-01T00:00:00Z">
        <w:r>
          <w:t xml:space="preserve">4. Confidentiality. The terms of this Agreement are confidential, except that a party may disclose such terms (i) as required by applicable law, regulation, court order, or any governmental authority; (ii) to its affiliates and its and their respective directors, officers, employees, advisers, auditors, insurers, and potential financing sources, in each case who are subject to confidentiality obligations no less protective than those herein or are otherwise bound by professional or legal duties of confidentiality; and (iii) in connection with any permitted enforcement of rights under this Agreement, provided that, to the extent legally permissible, the disclosing party gives prompt prior notice to the other party and uses commercially reasonable efforts to minimize the scope of any disclosure.</w:t>
        </w:r>
      </w:ins>
      <w:ins w:author="Drafting Associate" w:id="0" w:date="2026-01-01T00:00:00Z">
        <w:r>
          <w:t xml:space="preserve">5. Indemnification. Subject to the limitations in this Agreement, the Seller shall indemnify the Buyer for losses arising from breaches of the Seller's representations, warranties, and covenants. Any claims for breach of representations and warranties shall survive for 12 months after Closing, except that fundamental representations, tax matters, fraud, and covenants expressly intended to survive shall survive for the applicable statute of limitations or such other period as expressly stated. The Seller's aggregate liability shall be capped at 10% of the Purchase Price, provided that claims for fraud shall not be subject to such cap. The Buyer shall not be entitled to recover unless and until losses exceed a basket equal to 1% of the Purchase Price, at which point recovery shall be limited to losses in excess of the basket.</w:t>
        </w:r>
      </w:ins>
      <w:ins w:author="Drafting Associate" w:id="0" w:date="2026-01-01T00:00:00Z">
        <w:r>
          <w:t xml:space="preserve">6. Termination Right. If Closing has not occurred by the Outside Date due primarily to Seller-related matters, the Buyer may terminate this Agreement upon written notice, without prejudice to any rights it may have arising from the Seller's prior breach, subject to the limitations and procedures set forth in this Agreement.</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