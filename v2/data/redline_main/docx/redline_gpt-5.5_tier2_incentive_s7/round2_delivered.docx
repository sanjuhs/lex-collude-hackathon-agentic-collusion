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42,500,000 for the Shares, by wire transfer of immediately available funds to the account designated by Seller in writing.</w:t>
      </w:r>
    </w:p>
    <w:p>
      <w:r>
        <w:t>2. Closing; Closing Conditions. Closing shall occur on the later of (a) 30 days after signing and (b) the date that is three Business Days after satisfaction or waiver of the conditions set forth in this Section 2, or on such other date as the parties may agree in writing. The parties’ obligations to close shall be subject to: (i) the bring-down of the representations and warranties as of Closing, except where the failure to be true and correct would not reasonably be expected to be material; (ii) performance in all material respects of pre-Closing covenants; (iii) receipt of required third-party and governmental consents or approvals identified by the parties prior to signing; (iv) completion of confirmatory diligence limited to matters reasonably requested by Buyer prior to signing and not inconsistent with the diligence materials made available by Seller; and (v) no Material Adverse Effect having occurred after signing. For purposes of this Agreement, “Material Adverse Effect” means any event, change, or circumstance that has had, or would reasonably be expected to have, a material adverse effect on the business, assets, liabilities, financial condition, or results of operations of the Company, taken as a whole, excluding effects arising from general economic, market, industry, legal, regulatory, political, or force majeure conditions except to the extent disproportionately affecting the Company.</w:t>
      </w:r>
    </w:p>
    <w:p>
      <w:r>
        <w:t>3. Representations. Seller represents that the financial statements delivered to Buyer were prepared in accordance with GAAP consistently applied, fairly present in all material respects the financial condition and results of operations of the Company as of the dates and for the periods indicated, are complete and accurate in all material respects, and do not omit liabilities required by GAAP to be reflected or disclosed therein, except as would not be material to the Company taken as a whole. Except as reflected in the financial statements, incurred in the ordinary course of business since the date thereof, or disclosed to Buyer, Seller has no knowledge of any undisclosed liability of the Company that would be material to the Company taken as a whole. Since the date of the most recent financial statements delivered to Buyer, there has not occurred any Material Adverse Effect.</w:t>
      </w:r>
    </w:p>
    <w:p>
      <w:r>
        <w:t>4. Confidentiality. Each party shall keep confidential the terms of this Agreement and all non-public information received from the other party in connection with the transactions contemplated hereby, and shall use such information solely for purposes of evaluating, negotiating, financing, consummating, and administering such transactions. A party may disclose such information to its representatives, affiliates, financing sources, auditors, tax advisors, legal counsel, and other professional advisors who have a need to know and are informed of the confidential nature of the information, and as required by applicable law, regulation, legal process, governmental authority, or stock exchange rule; provided that, to the extent legally permissible and reasonably practicable, the disclosing party shall give prior notice to the other party and cooperate in seeking confidential treatment. These obligations shall not apply to information that is or becomes public other than through breach of this Agreement, was already known to the receiving party without restriction, is independently developed without use of confidential information, or is received from a third party not known to be subject to a confidentiality obligation.</w:t>
      </w:r>
      <w:ins w:author="Drafting Associate" w:id="0" w:date="2026-01-01T00:00:00Z">
        <w:r>
          <w:t xml:space="preserve">5. Indemnification; Survival; Escrow. The representations and warranties in this Agreement shall survive Closing for 12 months, except for fundamental representations, which shall survive for the applicable statute of limitations. From the Purchase Price, 5% shall be deposited at Closing into an escrow account with a mutually acceptable escrow agent for 12 months to secure Seller’s indemnification obligations for breaches of representations, warranties, and pre-Closing covenants. Seller shall indemnify Buyer for losses finally determined or mutually agreed to arise from such breaches, subject to a deductible basket equal to 1% of the Purchase Price, after which only amounts in excess of the basket shall be recoverable. Seller’s aggregate liability for non-fundamental representation and warranty claims shall not exceed the escrow amount, and Seller’s aggregate liability for all claims other than fraud or intentional misconduct shall not exceed the Purchase Price. Buyer shall indemnify Seller for breaches of Buyer’s representations, warranties, and covenants. The parties shall include customary procedures for notice, defense, mitigation, and third-party claims in the definitive agreement.</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Share Purchase Agreement - Seller Initial Draft</dc:subject>
  <dc:creator>Author</dc:creator>
  <cp:keywords>share purchase agreement; seller draft</cp:keywords>
  <dc:description/>
  <cp:lastModifiedBy/>
  <cp:revision>1</cp:revision>
  <dcterms:created xsi:type="dcterms:W3CDTF">2013-12-23T23:15:00Z</dcterms:created>
  <dcterms:modified xsi:type="dcterms:W3CDTF">2013-12-23T23:15:00Z</dcterms:modified>
  <cp:category/>
</cp:coreProperties>
</file>