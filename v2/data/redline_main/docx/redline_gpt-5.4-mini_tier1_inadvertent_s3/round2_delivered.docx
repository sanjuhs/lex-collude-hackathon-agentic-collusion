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42,500,000 for the Shares, subject to any adjustments expressly set out in this Agreement.</w:t>
      </w:r>
    </w:p>
    <w:p>
      <w:r>
        <w:t>2. Closing. Closing shall occur on a date falling no later than 60 days after signing (or such later date as the parties may agree in writing), provided that the Buyer has used commercially reasonable efforts to satisfy any conditions precedent within its control and the parties have in good faith cooperated to obtain any required regulatory approvals, third-party consents, and financing-related deliverables reasonably necessary for Closing.</w:t>
      </w:r>
    </w:p>
    <w:p>
      <w:r>
        <w:t>3. Representations. The Seller represents and warrants to the Buyer, as of the date of this Agreement and as of Closing (except where expressly stated otherwise), that: (a) it has full power and authority to enter into and perform this Agreement; (b) it has good and valid title to the Shares, free and clear of any liens or encumbrances other than those created by the Buyer or contemplated by this Agreement; (c) the capitalization of the Company is as set out in the disclosure schedules; and (d) to the Seller’s knowledge, the financial statements delivered to the Buyer are accurate in all material respects and fairly present, in all material respects, the financial condition of the Company. For purposes of this Agreement, “knowledge” means the actual knowledge of those officers of the Seller and the Company responsible for the relevant matter after making reasonable inquiry of the persons within the Seller’s and Company’s organization who would reasonably be expected to have knowledge of such matter.</w:t>
      </w:r>
      <w:ins w:author="Drafting Associate" w:id="0" w:date="2026-01-01T00:00:00Z">
        <w:r>
          <w:t xml:space="preserve"> The Seller shall also provide customary, limited representations regarding (i) the absence of undisclosed liabilities other than liabilities incurred in the ordinary course of business, (ii) compliance with law in all material respects, (iii) material contracts listed on the disclosure schedules, (iv) no pending or threatened litigation known to the Seller, (v) taxes for the periods expressly covered in the disclosure schedules, (vi) employees and benefit matters in all material respects, and (vii) ownership or valid license of material intellectual property and material data/privacy compliance in all material respects. No representation is made as to any matter not expressly stated in this Agreement, and no implied representations are given.</w:t>
        </w:r>
      </w:ins>
      <w:ins w:author="Drafting Associate" w:id="0" w:date="2026-01-01T00:00:00Z">
        <w:r>
          <w:t xml:space="preserve"> For avoidance of doubt, no representation or warranty shall be deemed made regarding any material adverse effect except to the extent expressly and specifically set forth in this Agreement.</w:t>
        </w:r>
      </w:ins>
    </w:p>
    <w:p>
      <w:r>
        <w:t>4. Confidentiality. The terms of this Agreement are confidential, except as disclosure is required by law or regulation, to the parties’ respective legal, tax, accounting, financial, insurance, and other professional advisers on a need-to-know basis under duties of confidentiality, to each party’s affiliates, financing sources, and actual or prospective investors or insurers involved in the transaction under customary confidentiality obligations, and to governmental or regulatory authorities as required in connection with the transaction; provided that no disclosure shall be made other than on a confidential basis to the extent practicable.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