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payable in immediately available funds at Closing.</w:t>
      </w:r>
    </w:p>
    <w:p>
      <w:r>
        <w:t>2. Closing. Closing shall occur as promptly as practicable, and in any event within five Business Days, after the satisfaction or waiver of the conditions set forth in this Agreement, but no later than 45 days after signing unless otherwise mutually agreed in writing by the parties. The parties shall use commercially reasonable efforts to complete confirmatory diligence, obtain required third-party consents and approvals, and satisfy the closing conditions within such period. Buyer shall complete its confirmatory diligence review within 20 days after signing and shall notify Seller in reasonable detail of any material diligence objection prior to the expiration of such period; absent such timely notice, Buyer’s confirmatory diligence condition shall be deemed satisfied.</w:t>
      </w:r>
    </w:p>
    <w:p>
      <w:r>
        <w:t>3. Representations. The Seller represents that: (a) the financial statements delivered to Buyer fairly present, in all material respects, the financial condition and results of operations of the Company as of the dates and for the periods indicated therein and were prepared in a manner consistent with the accounting principles historically applied by the Company; (b) the Company has no liabilities required to be reflected in such financial statements, other than liabilities reflected or reserved against in such financial statements, liabilities incurred in the ordinary course of business since the latest balance sheet date, and liabilities that would not reasonably be expected to be material to the Company; (c) the books and records of the Company are accurate and complete in all material respects; (d) to Seller’s knowledge, the Company is in compliance in all material respects with applicable laws, has timely filed all material tax returns required to be filed and paid all material taxes due, and is not subject to any material pending litigation; (e) to Seller’s knowledge, the material contracts made available to Buyer are in full force and effect and neither the Company nor any counterparty is in material default thereunder; (f) to Seller’s knowledge, the Company is in compliance in all material respects with applicable employment laws; and (g) since the latest balance sheet date, there has not occurred any material adverse effect on the Company.</w:t>
      </w:r>
      <w:ins w:author="Drafting Associate" w:id="0" w:date="2026-01-01T00:00:00Z">
        <w:r>
          <w:t xml:space="preserve">4. Buyer Closing Conditions. Buyer’s obligation to consummate the transactions contemplated hereby shall be subject to: (a) the Seller’s representations and warranties being true and correct in all material respects as of signing and as of Closing, except for representations and warranties made as of a specified date, which shall be true and correct in all material respects as of such date; (b) Seller having performed in all material respects its covenants required to be performed prior to Closing; (c) receipt of consents and approvals expressly identified by the parties in a schedule to this Agreement as required closing deliverables; (d) no material adverse effect having occurred since signing; and (e) Buyer having completed confirmatory diligence within the period set forth in Section 2 without identifying a material adverse issue that was not fairly disclosed to Buyer prior to signing and that would reasonably be expected to result in a material adverse effect.</w:t>
        </w:r>
      </w:ins>
    </w:p>
    <w:p>
      <w:r>
        <w:t>5. Confidentiality. The terms of this Agreement, the existence and status of negotiations, and all non-public information exchanged in connection with the transactions contemplated hereby are confidential and shall not be disclosed by either party except: (a) to its affiliates and representatives who have a need to know; (b) by Buyer to its financing sources and prospective debt or equity financing providers and their respective representatives, in each case in connection with the transactions contemplated hereby; (c) as required by law, regulation, legal process or applicable stock exchange rule; or (d) with the prior written consent of the other party; provided that, in the case of disclosures under clauses (a) and (b), the recipient is informed of the confidential nature of the information and is subject to confidentiality obligations or professional duties of confidentiality no less protective in any material respect than those set forth herein. The disclosing party shall be responsible for any breach of this Section by its affiliates, representatives, financing sources or prospective financing providers.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