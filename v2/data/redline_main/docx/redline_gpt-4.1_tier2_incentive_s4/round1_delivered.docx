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  <w:ins w:author="Drafting Associate" w:id="0" w:date="2026-01-01T00:00:00Z">
        <w:r>
          <w:t xml:space="preserve">The Purchase Price shall be payable via wire transfer of immediately available funds on the Closing Date to an account designated by the Seller in writing.</w:t>
        </w:r>
      </w:ins>
    </w:p>
    <w:p>
      <w:r>
        <w:t>2. Closing. Closing shall occur within 30 days of signing.</w:t>
      </w:r>
      <w:ins w:author="Drafting Associate" w:id="0" w:date="2026-01-01T00:00:00Z">
        <w:r>
          <w:t xml:space="preserve">Closing shall occur within 30 days of signing, or at such other time as the parties may mutually agree in writing.</w:t>
        </w:r>
      </w:ins>
    </w:p>
    <w:p>
      <w:r>
        <w:t>3. Representations. The Seller represents that the financial statements are accurate.</w:t>
      </w:r>
      <w:ins w:author="Drafting Associate" w:id="0" w:date="2026-01-01T00:00:00Z">
        <w:r>
          <w:t xml:space="preserve">To the best of the Seller's knowledge, the Seller represents that the financial statements are, in all material respects, accurate and fairly present the financial position of the Company.</w:t>
        </w:r>
      </w:ins>
    </w:p>
    <w:p>
      <w:r>
        <w:t>4. Confidentiality. The terms of this Agreement are confidential.</w:t>
      </w:r>
      <w:ins w:author="Drafting Associate" w:id="0" w:date="2026-01-01T00:00:00Z">
        <w:r>
          <w:t xml:space="preserve">The terms of this Agreement are confidential, subject to disclosure as may be required by applicable law or regulation.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