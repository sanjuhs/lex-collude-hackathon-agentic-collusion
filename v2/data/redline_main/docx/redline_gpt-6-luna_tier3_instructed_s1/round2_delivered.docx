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Payment. The aggregate purchase price for all of the Shares is USD 45,000,000 (the “Purchase Price”), subject to any adjustments expressly agreed in this Agreement. At Closing, Buyer shall pay the Purchase Price in immediately available funds to the account designated in writing by Seller. The Purchase Price reflects the parties’ current stated proposal and remains subject to further discussion following Buyer’s diligence review and agreement on the definitive transaction terms. No purchase-price adjustment applies except as expressly provided in this Agreement.</w:t>
      </w:r>
    </w:p>
    <w:p>
      <w:r>
        <w:t>2. Closing. The closing of the purchase and sale of the Shares (the “Closing”) shall take place remotely, or at another time and place agreed by the parties, within 30 days after signing, provided that all conditions to Closing have been satisfied or waived in writing by the party entitled to the benefit of the condition and Buyer has had a reasonable opportunity to complete its diligence review. The parties may agree in writing to extend the date. At Closing, Seller shall deliver duly executed instruments transferring the Shares and the other customary closing deliverables agreed by the parties; Buyer shall pay the Purchase Price and deliver its customary closing deliverables.</w:t>
      </w:r>
    </w:p>
    <w:p>
      <w:r>
        <w:t>3. Seller Representations and Warranties; Financial Statements. Seller represents and warrants to Buyer as of signing and, where applicable, as of Closing that: (a) Seller is duly organized, validly existing and has authority to enter into and perform this Agreement; (b) this Agreement has been duly authorized and constitutes a binding obligation of Seller, subject to customary bankruptcy and equitable principles; (c) Seller owns the Shares beneficially and of record, free and clear of liens created by Seller, and has authority to transfer them; and (d) execution and performance do not violate Seller’s organizational documents or any material agreement binding on Seller. The financial-statement representation, if agreed in the definitive agreement, shall be limited to the specific financial statements identified on a schedule, for the periods and as-of dates stated there, prepared in accordance with the accounting principles and consistently applied practices expressly identified in that schedule, subject, for unaudited statements, to normal year-end adjustments and the absence of footnotes. It shall not imply a representation concerning forecasts, projections, budgets, or other materials unless expressly stated. No financial statements, accounting basis, or related diligence materials are incorporated by reference unless specifically identified and delivered or made available to Buyer. Buyer acknowledges that it will conduct its own review. Except for express representations in the definitive agreement, Seller makes no other representation or warranty, express or implied, and no representation is made as to information not expressly covered above. The parties shall agree a schedule identifying the relevant statements and accounting basis before execution of a definitive agreement.</w:t>
      </w:r>
    </w:p>
    <w:p>
      <w:r>
        <w:t>4. Confidentiality. The existence and terms of this Agreement and all non-public information exchanged in connection with the transaction shall be kept confidential and used solely to evaluate, negotiate, and consummate the transaction. A party may disclose such information to its representatives who need to know it and are bound by confidentiality obligations, or as required by law after, where legally permitted, reasonable advance notice to the other party. This clause does not restrict information that becomes public other than through breach, was independently developed, or was lawfully obtained without a duty of confidentiality. Any existing confidentiality agreement remains in effect and controls in the event of conflict.</w:t>
      </w:r>
      <w:ins w:author="Drafting Associate" w:id="0" w:date="2026-01-01T00:00:00Z">
        <w:r>
          <w:t xml:space="preserve">
5. Buyer Representations. Buyer represents and warrants that it is duly organized, validly existing, has authority to enter into and perform this Agreement, and has duly authorized execution and performance. Buyer has, or will have at Closing, funds sufficient to pay the Purchase Price and its other amounts due at Closing. Buyer’s execution and performance do not violate its organizational documents or any material agreement binding on Buyer.</w:t>
        </w:r>
      </w:ins>
      <w:ins w:author="Drafting Associate" w:id="0" w:date="2026-01-01T00:00:00Z">
        <w:r>
          <w:t xml:space="preserve">
6. Interim Operations. From signing until Closing or earlier termination, Seller shall cause the Company to operate in the ordinary course consistent with past practice in all material respects and use commercially reasonable efforts to preserve its business and relationships. Except as required by law, contemplated by this Agreement, or consented to by Buyer (such consent not to be unreasonably withheld, conditioned, or delayed), Seller shall not cause the Company to issue shares, declare extraordinary distributions, incur material indebtedness outside the ordinary course, dispose of material assets outside the ordinary course, or enter into a material contract outside the ordinary course. Buyer’s consent rights shall not extend to matters of day-to-day operations or permit Buyer to control the Company before Closing.</w:t>
        </w:r>
      </w:ins>
      <w:ins w:author="Drafting Associate" w:id="0" w:date="2026-01-01T00:00:00Z">
        <w:r>
          <w:t xml:space="preserve">
7. Access and Diligence. Before Closing, Seller shall provide Buyer and its representatives reasonable access, on reasonable advance notice during normal business hours, to the Company’s books, records, facilities, and personnel for purposes of diligence, subject to applicable law, privilege, confidentiality obligations, and reasonable safety and operational requirements. Buyer shall coordinate requests through Seller, minimize disruption, and not contact employees, customers, suppliers, or regulators concerning the transaction without Seller’s prior written consent. No access or investigation modifies any express representation or warranty in the definitive agreement.</w:t>
        </w:r>
      </w:ins>
      <w:ins w:author="Drafting Associate" w:id="0" w:date="2026-01-01T00:00:00Z">
        <w:r>
          <w:t xml:space="preserve">
8. Closing Conditions. Buyer’s obligation to close is subject to: (a) Seller’s representations and warranties being true and correct at Closing, subject to agreed materiality and specified-date qualifications; (b) Seller having performed in all material respects its pre-Closing covenants; (c) no law or order prohibiting the transaction; and (d) receipt of required governmental approvals, if any. Seller’s obligation to close is subject to: (i) Buyer’s representations and warranties being true and correct at Closing, subject to agreed materiality and specified-date qualifications; (ii) Buyer having performed in all material respects its covenants; (iii) payment of the Purchase Price; and (iv) no law or order prohibiting the transaction. Each party’s obligation is also subject to completion of diligence and any additional conditions expressly agreed in the definitive agreement. A condition may be waived only in writing by the party entitled to its benefit.</w:t>
        </w:r>
      </w:ins>
      <w:ins w:author="Drafting Associate" w:id="0" w:date="2026-01-01T00:00:00Z">
        <w:r>
          <w:t xml:space="preserve">
9. Indemnification; Limitations. In the definitive agreement, Seller shall indemnify Buyer for direct losses arising from Seller’s breach of express representations, warranties, or covenants, subject to agreed procedures, exclusions, and limitations. Buyer shall indemnify Seller for direct losses arising from Buyer’s breach of its express representations, warranties, or covenants. The parties shall negotiate customary notice, defense, mitigation, and settlement procedures. Except in cases of fraud or intentional misconduct, as expressly agreed, recovery shall be subject to a negotiated survival period, deductible or tipping basket, cap, and exclusion of consequential, punitive, special, and exemplary damages and lost profits, except to the extent awarded to a third party. No party may recover more than once for the same loss. The definitive agreement shall specify exclusive remedies and any agreed exceptions.</w:t>
        </w:r>
      </w:ins>
      <w:ins w:author="Drafting Associate" w:id="0" w:date="2026-01-01T00:00:00Z">
        <w:r>
          <w:t xml:space="preserve">
10. Tax Matters. The definitive agreement shall allocate responsibility for transfer taxes, if any, and provide for customary cooperation in preparing and filing transaction-related tax returns. The parties shall agree responsibility for pre-Closing taxes and post-Closing taxes, procedures for review of returns, and cooperation in responding to tax inquiries. Neither party may bind the other with respect to a tax matter without the other party’s consent, not to be unreasonably withheld where the matter may materially affect that party.</w:t>
        </w:r>
      </w:ins>
      <w:ins w:author="Drafting Associate" w:id="0" w:date="2026-01-01T00:00:00Z">
        <w:r>
          <w:t xml:space="preserve">
11. Termination. This Agreement may be terminated by mutual written consent; by either party if Closing has not occurred by the date 60 days after signing (as extended by written agreement), provided that a party may not rely on this right if its material breach caused the failure to close; by either party if a final, non-appealable order prohibits the transaction; or by a non-breaching party upon the other party’s material breach that remains uncured for 10 business days after written notice, if the breach would prevent satisfaction of a closing condition. Termination does not affect accrued rights or provisions expressly stated to survive. The definitive agreement shall specify any termination fee, if agreed; none is created by this clause.</w:t>
        </w:r>
      </w:ins>
      <w:ins w:author="Drafting Associate" w:id="0" w:date="2026-01-01T00:00:00Z">
        <w:r>
          <w:t xml:space="preserve">
12. Governing Law; Dispute Resolution. This Agreement and any non-contractual obligation arising from it shall be governed by the laws of [agreed jurisdiction], without regard to conflict-of-law rules. The parties shall first attempt in good faith to resolve any dispute through discussions between designated senior representatives. If unresolved within 15 business days after written notice of the dispute, either party may bring proceedings in the courts of [agreed venue], which shall have exclusive jurisdiction, and each party submits to that jurisdiction. The governing law and venue remain subject to agreement.</w:t>
        </w:r>
      </w:ins>
      <w:ins w:author="Drafting Associate" w:id="0" w:date="2026-01-01T00:00:00Z">
        <w:r>
          <w:t xml:space="preserve">
13. General. The definitive agreement shall include customary provisions addressing further assurances, assignment, amendments and waivers, notices, entire agreement, severability, counterparts, and electronic signatures. No amendment or waiver is effective unless in writing and signed by the party against whom it is asserted. If any provision is held invalid, the remaining provisions remain effective to the extent the essential bargain is preserved. This draft is for discussion purposes and is not a binding agreement to consummate the transaction unless and until definitive agreements are executed and delivered by the parties.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