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44,000,000 for the Shares.</w:t>
      </w:r>
      <w:ins w:author="Drafting Associate" w:id="0" w:date="2026-01-01T00:00:00Z">
        <w:r>
          <w:t xml:space="preserve"> (revised from USD 45,000,000 to USD 44,000,000)</w:t>
        </w:r>
      </w:ins>
    </w:p>
    <w:p>
      <w:r>
        <w:t>2. Closing. Closing shall occur within 60 days of signing.</w:t>
      </w:r>
      <w:ins w:author="Drafting Associate" w:id="0" w:date="2026-01-01T00:00:00Z">
        <w:r>
          <w:t xml:space="preserve"> (extended from 30 to 60 days)</w:t>
        </w:r>
      </w:ins>
    </w:p>
    <w:p>
      <w:r>
        <w:t>3. Representations. The Seller represents that the financial statements are accurate and that there are no material undisclosed liabilities.</w:t>
      </w:r>
      <w:ins w:author="Drafting Associate" w:id="0" w:date="2026-01-01T00:00:00Z">
        <w:r>
          <w:t xml:space="preserve"> (enhanced assurances as requested)</w:t>
        </w:r>
      </w:ins>
    </w:p>
    <w:p>
      <w:r>
        <w:t>4. Confidentiality. The terms of this Agreement are confidential.</w:t>
      </w:r>
      <w:ins w:author="Drafting Associate" w:id="0" w:date="2026-01-01T00:00:00Z">
        <w:r>
          <w:t xml:space="preserve">5. Conditions Precedent. Closing is subject to the receipt of all required regulatory and third-party approvals.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Seller's draft - for Buyer 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/>
  </property>
</Properties>
</file>