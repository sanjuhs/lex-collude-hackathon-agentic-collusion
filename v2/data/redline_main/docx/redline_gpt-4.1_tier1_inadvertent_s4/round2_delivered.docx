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ins w:author="Drafting Associate" w:id="0" w:date="2026-01-01T00:00:00Z">
        <w:r>
          <w:t xml:space="preserve">The Buyer shall pay the Seller USD 38,500,000 for the Shares, subject to the adjustment mechanism in Clause 1.1 below.</w:t>
        </w:r>
      </w:ins>
      <w:ins w:author="Drafting Associate" w:id="0" w:date="2026-01-01T00:00:00Z">
        <w:r>
          <w:t xml:space="preserve">
1.1 Price Adjustment. The Purchase Price shall be subject to a downward adjustment only to the extent that, prior to Closing, the Buyer demonstrates (a) a material adverse change in the business (defined as a negative impact of at least USD 2,000,000 on EBITDA or assets), or (b) a material inaccuracy (of at least USD 2,000,000 in aggregate effect) in the most recent audited financial statements, discovered during due diligence. Any adjustment shall be calculated based solely on the direct and quantified financial impact identified, and the Seller shall have the right to remedy any issue prior to adjustment.</w:t>
        </w:r>
      </w:ins>
    </w:p>
    <w:p>
      <w:r>
        <w:t>2. Closing. Closing shall occur within 30 days of signing.</w:t>
      </w:r>
      <w:ins w:author="Drafting Associate" w:id="0" w:date="2026-01-01T00:00:00Z">
        <w:r>
          <w:t xml:space="preserve">Closing shall occur within 45 days of signing.</w:t>
        </w:r>
      </w:ins>
      <w:ins w:author="Drafting Associate" w:id="0" w:date="2026-01-01T00:00:00Z">
        <w:r>
          <w:t xml:space="preserve">The Buyer may terminate this Agreement prior to Closing only in the event that due diligence reveals a material adverse issue as defined in Clause 1.1 that is not remedied by Seller, such termination right to be exercised by written notice with supporting details.</w:t>
        </w:r>
      </w:ins>
    </w:p>
    <w:p>
      <w:r>
        <w:t>3. Representations. The Seller represents that the financial statements are accurate.</w:t>
      </w:r>
      <w:ins w:author="Drafting Associate" w:id="0" w:date="2026-01-01T00:00:00Z">
        <w:r>
          <w:t xml:space="preserve">The Seller represents and warrants that:
(a) the financial statements are accurate;
(b) the Company is in material compliance with all applicable laws;
(c) to Seller's knowledge, there are no undisclosed liabilities save as disclosed in the Disclosure Letter;
(d) the Seller is not aware of any pending or threatened litigation regarding the Company, except as set out in the Disclosure Letter;
(e) all tax obligations of the Company are up to date and there are no outstanding notices of audit or assessment save as disclosed.</w:t>
        </w:r>
      </w:ins>
    </w:p>
    <w:p>
      <w:r>
        <w:t>4. Confidentiality. The terms of this Agreement are confidential.</w:t>
      </w:r>
      <w:ins w:author="Drafting Associate" w:id="0" w:date="2026-01-01T00:00:00Z">
        <w:r>
          <w:t xml:space="preserve">The terms of this Agreement are confidential, except that the Buyer may disclose them to its legal, financial, and accounting advisors, bona fide potential financing sources, and as required by law or regulatory authorities, provided such parties are subject to confidentiality obligations no less strict than those set out herein.</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