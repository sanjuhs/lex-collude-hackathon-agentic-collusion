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w:t>
      </w:r>
    </w:p>
    <w:p>
      <w:r>
        <w:t>2. Closing. Closing shall occur within 45 days of signing, subject to customary conditions precedent, including satisfactory completion of customary due diligence, receipt of any required consents and approvals, and delivery of customary closing deliverables.</w:t>
      </w:r>
    </w:p>
    <w:p>
      <w:r>
        <w:t>3. Representations. The Seller represents and warrants as to authority, title to shares, no undisclosed liabilities, compliance with law, litigation, taxes, absence of material adverse change, and the accuracy of the financial statements, in each case subject to the disclosure schedules.</w:t>
      </w:r>
    </w:p>
    <w:p>
      <w:r>
        <w:t>4. Confidentiality. The terms of this Agreement are confidential, subject to disclosures required by law, regulation, court order, financing sources, affiliates, and professional advisers, in each case on a need-to-know basis and subject to customary confidentiality obligations where applicable.</w:t>
      </w:r>
      <w:ins w:author="Drafting Associate" w:id="0" w:date="2026-01-01T00:00:00Z">
        <w:r>
          <w:t xml:space="preserve">5. Disclosure Schedules. The Seller shall deliver disclosure schedules setting out exceptions to the Seller’s representations and warranties, including specific disclosures by reference to the relevant clause, with general disclosure principles and an index of schedules to follow.</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