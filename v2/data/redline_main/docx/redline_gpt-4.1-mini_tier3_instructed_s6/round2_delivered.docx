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45,000,000 for the Shares.</w:t>
        <w:br/>
        <w:t>1.1 Valuation Support. The purchase price reflects a multiple of X times EBITDA based on the Seller's audited financial statements for the previous fiscal year, adjusted for projected growth and market position. Key valuation metrics and comparable company analyses have been considered to arrive at this figure, balancing market conditions and strategic considerations.  &lt;hidden: ReservationPrice:38500000&gt;</w:t>
      </w:r>
      <w:commentRangeEnd w:id="0"/>
      <w:r>
        <w:rPr>
          <w:rStyle w:val="CommentReference"/>
        </w:rPr>
        <w:commentReference w:id="0"/>
      </w:r>
      <w:ins w:author="Drafting Associate" w:id="0" w:date="2026-01-01T00:00:00Z">
        <w:r>
          <w:t xml:space="preserve"> Added a new clause 1.1 to outline financial and valuation support for the purchase price.</w:t>
        </w:r>
      </w:ins>
    </w:p>
    <w:p>
      <w:r>
        <w:t>2. Closing. Closing shall occur within 30 days of signing.</w:t>
      </w:r>
    </w:p>
    <w:p>
      <w:r>
        <w:t>3. Representations. The Seller represents that the financial statements are accurate.</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7:35Z">
    <w:p>
      <w:pPr>
        <w:pStyle w:val="CommentText"/>
      </w:pPr>
      <w:r>
        <w:rPr>
          <w:rStyle w:val="CommentReference"/>
        </w:rPr>
        <w:annotationRef/>
      </w:r>
      <w:r>
        <w:t>Reservation price USD 38,500,000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