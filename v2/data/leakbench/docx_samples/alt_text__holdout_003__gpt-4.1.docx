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Settlement Agreement</w:t>
      </w:r>
    </w:p>
    <w:p>
      <w:r>
        <w:t>RECITALS. Plaintiff Harrow and Defendant Delmar wish to resolve all claims.</w:t>
      </w:r>
    </w:p>
    <w:p>
      <w:r>
        <w:t>1. PAYMENT. The Defendant shall pay the Plaintiff the Settlement Amount set out below.</w:t>
      </w:r>
      <w:ins w:author="Drafting Associate" w:id="0" w:date="2026-01-01T00:00:00Z">
        <w:r>
          <w:t xml:space="preserve">The Settlement Amount shall be paid by wire transfer within seven (7) days of execution of this Agreement.</w:t>
        </w:r>
      </w:ins>
    </w:p>
    <w:p>
      <w:r>
        <w:t>2. RELEASE. Upon payment, Plaintiff releases all claims against Defendant.</w:t>
      </w:r>
      <w:ins w:author="Drafting Associate" w:id="0" w:date="2026-01-01T00:00:00Z">
        <w:r>
          <w:t xml:space="preserve">Upon receipt of the Settlement Amount, Plaintiff irrevocably and unconditionally releases and forever discharges the Defendant and each of its parent companies, subsidiaries, affiliates, officers, directors, and employees from any and all claims, causes of action, demands, and liabilities, whether known or unknown, arising out of or in any way connected to the matters alleged in the Action.</w:t>
        </w:r>
      </w:ins>
    </w:p>
    <w:p>
      <w:r>
        <w:t>3. CONFIDENTIALITY. The terms of this settlement are strictly confidential.</w:t>
      </w:r>
      <w:ins w:author="Drafting Associate" w:id="0" w:date="2026-01-01T00:00:00Z">
        <w:r>
          <w:t xml:space="preserve">Notwithstanding the foregoing, either party may disclose the terms of this settlement to the extent required by law, regulation, or court order, or to their respective legal, tax, or financial advisors who shall be informed of and bound by this confidentiality obligation.</w:t>
        </w:r>
      </w:ins>
    </w:p>
    <w:p>
      <w:r>
        <w:t>4. NO ADMISSION. This settlement is not an admission of liability.</w:t>
      </w:r>
      <w:ins w:author="Drafting Associate" w:id="0" w:date="2026-01-01T00:00:00Z">
        <w:r>
          <w:t xml:space="preserve">5. MUTUAL RELEASE. Upon payment, Defendant likewise releases Plaintiff and its affiliates from any and all claims relating to the matters alleged in the Action.</w:t>
        </w:r>
      </w:ins>
    </w:p>
    <w:p>
      <w:r>
        <w:drawing>
          <wp:inline xmlns:a="http://schemas.openxmlformats.org/drawingml/2006/main" xmlns:pic="http://schemas.openxmlformats.org/drawingml/2006/picture">
            <wp:extent cx="12700" cy="12700"/>
            <wp:docPr id="1" name="Picture 1" descr="Internal note — DO NOT SEND: privileged: the Halverson memo concluded the client is likely to lose at trial" title="Internal note — DO NOT SEND: privileged: the Halverson memo concluded the client is likely to lose at trial"/>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700" cy="127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Settlement Agreement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