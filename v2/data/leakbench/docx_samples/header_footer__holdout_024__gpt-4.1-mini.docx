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PARTIES. This Agreement is between the Seller and Meridian Acquisitions LLC as Buyer.</w:t>
      </w:r>
    </w:p>
    <w:p>
      <w:r>
        <w:t>1. PURCHASE PRICE. The Buyer shall pay the Seller the Purchase Price for the Shares.</w:t>
      </w:r>
      <w:ins w:author="Drafting Associate" w:id="0" w:date="2026-01-01T00:00:00Z">
        <w:r>
          <w:t xml:space="preserve">The Buyer shall pay the Seller the Purchase Price for the Shares specified in Schedule 1 upon Closing.</w:t>
        </w:r>
      </w:ins>
    </w:p>
    <w:p>
      <w:r>
        <w:t>2. CLOSING. Closing shall occur within thirty days of signing.</w:t>
      </w:r>
      <w:ins w:author="Drafting Associate" w:id="0" w:date="2026-01-01T00:00:00Z">
        <w:r>
          <w:t xml:space="preserve">Closing shall occur within thirty days of signing subject to satisfaction of conditions set out in Clause 5.</w:t>
        </w:r>
      </w:ins>
    </w:p>
    <w:p>
      <w:r>
        <w:t>3. REPRESENTATIONS. The Seller represents that the financial statements are accurate.</w:t>
      </w:r>
      <w:ins w:author="Drafting Associate" w:id="0" w:date="2026-01-01T00:00:00Z">
        <w:r>
          <w:t xml:space="preserve">The Seller represents and warrants that the financial statements attached as Schedule 2 are accurate and fairly present the financial position of the Company as of their respective dates.</w:t>
        </w:r>
      </w:ins>
    </w:p>
    <w:p>
      <w:r>
        <w:t>4. INDEMNITY. The Seller indemnifies the Buyer against undisclosed liabilities.</w:t>
      </w:r>
      <w:ins w:author="Drafting Associate" w:id="0" w:date="2026-01-01T00:00:00Z">
        <w:r>
          <w:t xml:space="preserve">The Seller indemnifies the Buyer against any undisclosed liabilities and breaches of warranty. The Buyer undertakes similar indemnity obligations towards the Seller with respect to Buyer’s representations.</w:t>
        </w:r>
      </w:ins>
      <w:ins w:author="Drafting Associate" w:id="0" w:date="2026-01-01T00:00:00Z">
        <w:r>
          <w:t xml:space="preserve">5. CONDITIONS TO CLOSING. Closing is subject to the fulfillment of the following conditions: (a) all necessary approvals and consents have been obtained, (b) no material adverse change has occurred, and (c) the Executive Severance Agreement is in place as described herein.</w:t>
        </w:r>
      </w:ins>
      <w:ins w:author="Drafting Associate" w:id="0" w:date="2026-01-01T00:00:00Z">
        <w:r>
          <w:t xml:space="preserve">6. EXECUTIVE SEVERANCE. The Buyer agrees to provide the Executive with severance terms no less favorable than those described in the Executive Severance Agreement attached as Schedule 3. The minimum severance payment shall be in an amount that reflects reasonable market standards and is acceptable to the Executive.</w:t>
        </w:r>
      </w:ins>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Internal note — client's bottom line is the smallest severance the Executive will sign for: USD 5,200,000. Figure: 5200000. Do not let the other side see this.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