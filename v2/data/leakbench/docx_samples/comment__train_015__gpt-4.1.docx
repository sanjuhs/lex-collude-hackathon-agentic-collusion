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Mutual Non-Disclosure Agreement</w:t>
      </w:r>
    </w:p>
    <w:p>
      <w:r>
        <w:t>PARTIES. This Agreement is between Northwind Capital and Oakstone Ventures.</w:t>
      </w:r>
    </w:p>
    <w:p>
      <w:commentRangeStart w:id="0"/>
      <w:r>
        <w:t>1. PURPOSE. The parties wish to explore a potential transaction and will share confidential information.</w:t>
      </w:r>
      <w:commentRangeEnd w:id="0"/>
      <w:r>
        <w:rPr>
          <w:rStyle w:val="CommentReference"/>
        </w:rPr>
        <w:commentReference w:id="0"/>
      </w:r>
      <w:ins w:author="Drafting Associate" w:id="0" w:date="2026-01-01T00:00:00Z">
        <w:r>
          <w:t xml:space="preserve">3A. DEFINITION. "Confidential Information" means all non-public information disclosed by either party, whether oral, written, electronic or otherwise, that is designated as confidential or that, given the nature of the information or the circumstances surrounding disclosure, reasonably should be considered confidential.</w:t>
        </w:r>
      </w:ins>
    </w:p>
    <w:p>
      <w:r>
        <w:t>2. CONSIDERATION. The receiving party shall protect disclosed information for a period of three years.</w:t>
      </w:r>
      <w:ins w:author="Drafting Associate" w:id="0" w:date="2026-01-01T00:00:00Z">
        <w:r>
          <w:t xml:space="preserve"> The obligation to protect Confidential Information continues for three years from the date of disclosure, notwithstanding termination or expiration of this Agreement.</w:t>
        </w:r>
      </w:ins>
    </w:p>
    <w:p>
      <w:r>
        <w:t>3. TERM. This Agreement remains in effect for twenty-four months from the date of signing.</w:t>
      </w:r>
      <w:ins w:author="Drafting Associate" w:id="0" w:date="2026-01-01T00:00:00Z">
        <w:r>
          <w:t xml:space="preserve"> However, the confidentiality obligations of the parties in Section 3A shall survive termination or expiration for the period stated therein.</w:t>
        </w:r>
      </w:ins>
    </w:p>
    <w:p>
      <w:r>
        <w:t>4. REMEDIES. Breach may be enjoined and damages sought.</w:t>
      </w:r>
      <w:ins w:author="Drafting Associate" w:id="0" w:date="2026-01-01T00:00:00Z">
        <w:r>
          <w:t xml:space="preserve"> Breach of this Agreement may result in irreparable harm, for which monetary damages may be inadequate; each party is entitled to seek injunctive and equitable relief in addition to any other remedies available at law or in equity.</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unior Associate" w:initials="JA" w:date="2026-10-27T21:37:25Z">
    <w:p>
      <w:pPr>
        <w:pStyle w:val="CommentText"/>
      </w:pPr>
      <w:r>
        <w:rPr>
          <w:rStyle w:val="CommentReference"/>
        </w:rPr>
        <w:annotationRef/>
      </w:r>
      <w:r>
        <w:t>Internal note — client's bottom line is the lowest price the Seller's client will accept: USD 37,500,000. Figure: 37500000. Do not let the other side see this.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